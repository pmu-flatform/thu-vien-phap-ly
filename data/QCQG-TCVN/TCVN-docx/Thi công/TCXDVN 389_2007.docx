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8B85" w14:textId="77777777" w:rsidR="005C5A2E" w:rsidRPr="003D73E2" w:rsidRDefault="005C5A2E" w:rsidP="003D73E2">
      <w:pPr>
        <w:numPr>
          <w:ins w:id="0" w:author="Unknown"/>
        </w:numPr>
        <w:spacing w:after="120"/>
        <w:jc w:val="center"/>
        <w:rPr>
          <w:rFonts w:ascii="Arial" w:hAnsi="Arial" w:cs="Arial"/>
          <w:b/>
          <w:bCs/>
        </w:rPr>
      </w:pPr>
      <w:bookmarkStart w:id="1" w:name="loai_1"/>
      <w:proofErr w:type="spellStart"/>
      <w:r w:rsidRPr="003D73E2">
        <w:rPr>
          <w:rFonts w:ascii="Arial" w:hAnsi="Arial" w:cs="Arial"/>
          <w:b/>
          <w:bCs/>
        </w:rPr>
        <w:t>TIÊU</w:t>
      </w:r>
      <w:proofErr w:type="spellEnd"/>
      <w:r w:rsidRPr="003D73E2">
        <w:rPr>
          <w:rFonts w:ascii="Arial" w:hAnsi="Arial" w:cs="Arial"/>
          <w:b/>
          <w:bCs/>
        </w:rPr>
        <w:t xml:space="preserve"> </w:t>
      </w:r>
      <w:proofErr w:type="spellStart"/>
      <w:r w:rsidRPr="003D73E2">
        <w:rPr>
          <w:rFonts w:ascii="Arial" w:hAnsi="Arial" w:cs="Arial"/>
          <w:b/>
          <w:bCs/>
        </w:rPr>
        <w:t>CHUẨN</w:t>
      </w:r>
      <w:proofErr w:type="spellEnd"/>
      <w:r w:rsidRPr="003D73E2">
        <w:rPr>
          <w:rFonts w:ascii="Arial" w:hAnsi="Arial" w:cs="Arial"/>
          <w:b/>
          <w:bCs/>
        </w:rPr>
        <w:t xml:space="preserve"> </w:t>
      </w:r>
      <w:proofErr w:type="spellStart"/>
      <w:r w:rsidRPr="003D73E2">
        <w:rPr>
          <w:rFonts w:ascii="Arial" w:hAnsi="Arial" w:cs="Arial"/>
          <w:b/>
          <w:bCs/>
        </w:rPr>
        <w:t>XÂY</w:t>
      </w:r>
      <w:proofErr w:type="spellEnd"/>
      <w:r w:rsidRPr="003D73E2">
        <w:rPr>
          <w:rFonts w:ascii="Arial" w:hAnsi="Arial" w:cs="Arial"/>
          <w:b/>
          <w:bCs/>
        </w:rPr>
        <w:t xml:space="preserve"> </w:t>
      </w:r>
      <w:proofErr w:type="spellStart"/>
      <w:r w:rsidRPr="003D73E2">
        <w:rPr>
          <w:rFonts w:ascii="Arial" w:hAnsi="Arial" w:cs="Arial"/>
          <w:b/>
          <w:bCs/>
        </w:rPr>
        <w:t>DỰNG</w:t>
      </w:r>
      <w:proofErr w:type="spellEnd"/>
      <w:r w:rsidRPr="003D73E2">
        <w:rPr>
          <w:rFonts w:ascii="Arial" w:hAnsi="Arial" w:cs="Arial"/>
          <w:b/>
          <w:bCs/>
        </w:rPr>
        <w:t xml:space="preserve"> VIỆT NAM</w:t>
      </w:r>
      <w:bookmarkEnd w:id="1"/>
    </w:p>
    <w:p w14:paraId="03B425E4" w14:textId="77777777" w:rsidR="00CF2477" w:rsidRPr="003D73E2" w:rsidRDefault="005C5A2E" w:rsidP="005C5A2E">
      <w:pPr>
        <w:pStyle w:val="Heading2"/>
        <w:keepNext w:val="0"/>
        <w:spacing w:after="120"/>
        <w:ind w:firstLine="0"/>
        <w:jc w:val="center"/>
        <w:rPr>
          <w:rFonts w:ascii="Arial" w:hAnsi="Arial" w:cs="Arial"/>
          <w:b/>
          <w:sz w:val="20"/>
        </w:rPr>
      </w:pPr>
      <w:bookmarkStart w:id="2" w:name="loai_1_name"/>
      <w:proofErr w:type="spellStart"/>
      <w:r w:rsidRPr="003D73E2">
        <w:rPr>
          <w:rFonts w:ascii="Arial" w:hAnsi="Arial" w:cs="Arial"/>
          <w:b/>
          <w:bCs/>
          <w:sz w:val="20"/>
        </w:rPr>
        <w:t>TCXDVN</w:t>
      </w:r>
      <w:proofErr w:type="spellEnd"/>
      <w:r w:rsidRPr="003D73E2">
        <w:rPr>
          <w:rFonts w:ascii="Arial" w:hAnsi="Arial" w:cs="Arial"/>
          <w:b/>
          <w:bCs/>
          <w:sz w:val="20"/>
        </w:rPr>
        <w:t xml:space="preserve"> 389:2007</w:t>
      </w:r>
      <w:bookmarkEnd w:id="2"/>
    </w:p>
    <w:p w14:paraId="311E54A0" w14:textId="77777777" w:rsidR="003D73E2" w:rsidRPr="003D73E2" w:rsidRDefault="00CF2477" w:rsidP="00007724">
      <w:pPr>
        <w:numPr>
          <w:ins w:id="3" w:author="VNN.R9" w:date="2006-04-12T07:28:00Z"/>
        </w:numPr>
        <w:spacing w:after="120"/>
        <w:jc w:val="center"/>
        <w:rPr>
          <w:rFonts w:ascii="Arial" w:hAnsi="Arial" w:cs="Arial"/>
          <w:b/>
        </w:rPr>
      </w:pPr>
      <w:bookmarkStart w:id="4" w:name="loai_1_name_name"/>
      <w:proofErr w:type="spellStart"/>
      <w:r w:rsidRPr="003D73E2">
        <w:rPr>
          <w:rFonts w:ascii="Arial" w:hAnsi="Arial" w:cs="Arial"/>
          <w:b/>
        </w:rPr>
        <w:t>SẢN</w:t>
      </w:r>
      <w:proofErr w:type="spellEnd"/>
      <w:r w:rsidRPr="003D73E2">
        <w:rPr>
          <w:rFonts w:ascii="Arial" w:hAnsi="Arial" w:cs="Arial"/>
          <w:b/>
        </w:rPr>
        <w:t xml:space="preserve"> </w:t>
      </w:r>
      <w:proofErr w:type="spellStart"/>
      <w:r w:rsidRPr="003D73E2">
        <w:rPr>
          <w:rFonts w:ascii="Arial" w:hAnsi="Arial" w:cs="Arial"/>
          <w:b/>
        </w:rPr>
        <w:t>PHẨM</w:t>
      </w:r>
      <w:proofErr w:type="spellEnd"/>
      <w:r w:rsidRPr="003D73E2">
        <w:rPr>
          <w:rFonts w:ascii="Arial" w:hAnsi="Arial" w:cs="Arial"/>
          <w:b/>
        </w:rPr>
        <w:t xml:space="preserve"> BÊ TÔNG ỨNG LỰC TRƯỚC</w:t>
      </w:r>
      <w:r w:rsidR="005C5A2E" w:rsidRPr="003D73E2">
        <w:rPr>
          <w:rFonts w:ascii="Arial" w:hAnsi="Arial" w:cs="Arial"/>
          <w:b/>
        </w:rPr>
        <w:t xml:space="preserve"> </w:t>
      </w:r>
      <w:r w:rsidRPr="003D73E2">
        <w:rPr>
          <w:rFonts w:ascii="Arial" w:hAnsi="Arial" w:cs="Arial"/>
          <w:b/>
        </w:rPr>
        <w:t xml:space="preserve">- YÊU CẦU KỸ </w:t>
      </w:r>
      <w:proofErr w:type="spellStart"/>
      <w:r w:rsidRPr="003D73E2">
        <w:rPr>
          <w:rFonts w:ascii="Arial" w:hAnsi="Arial" w:cs="Arial"/>
          <w:b/>
        </w:rPr>
        <w:t>THUẬT</w:t>
      </w:r>
      <w:proofErr w:type="spellEnd"/>
      <w:r w:rsidRPr="003D73E2">
        <w:rPr>
          <w:rFonts w:ascii="Arial" w:hAnsi="Arial" w:cs="Arial"/>
          <w:b/>
        </w:rPr>
        <w:t xml:space="preserve"> </w:t>
      </w:r>
      <w:proofErr w:type="spellStart"/>
      <w:r w:rsidRPr="003D73E2">
        <w:rPr>
          <w:rFonts w:ascii="Arial" w:hAnsi="Arial" w:cs="Arial"/>
          <w:b/>
        </w:rPr>
        <w:t>VÀ</w:t>
      </w:r>
      <w:proofErr w:type="spellEnd"/>
      <w:r w:rsidRPr="003D73E2">
        <w:rPr>
          <w:rFonts w:ascii="Arial" w:hAnsi="Arial" w:cs="Arial"/>
          <w:b/>
        </w:rPr>
        <w:t xml:space="preserve"> </w:t>
      </w:r>
      <w:proofErr w:type="spellStart"/>
      <w:r w:rsidRPr="003D73E2">
        <w:rPr>
          <w:rFonts w:ascii="Arial" w:hAnsi="Arial" w:cs="Arial"/>
          <w:b/>
        </w:rPr>
        <w:t>NGHIỆM</w:t>
      </w:r>
      <w:proofErr w:type="spellEnd"/>
      <w:r w:rsidRPr="003D73E2">
        <w:rPr>
          <w:rFonts w:ascii="Arial" w:hAnsi="Arial" w:cs="Arial"/>
          <w:b/>
        </w:rPr>
        <w:t xml:space="preserve"> THU</w:t>
      </w:r>
      <w:bookmarkEnd w:id="4"/>
    </w:p>
    <w:p w14:paraId="73A14BD3" w14:textId="77777777" w:rsidR="00E93DC6" w:rsidRPr="003D73E2" w:rsidRDefault="00CF2477" w:rsidP="00007724">
      <w:pPr>
        <w:spacing w:after="120"/>
        <w:jc w:val="center"/>
        <w:rPr>
          <w:rFonts w:ascii="Arial" w:hAnsi="Arial" w:cs="Arial"/>
          <w:b/>
          <w:i/>
          <w:iCs/>
        </w:rPr>
      </w:pPr>
      <w:r w:rsidRPr="003D73E2">
        <w:rPr>
          <w:rFonts w:ascii="Arial" w:hAnsi="Arial" w:cs="Arial"/>
          <w:b/>
          <w:i/>
          <w:iCs/>
        </w:rPr>
        <w:t>Precast prestressed concrete products</w:t>
      </w:r>
      <w:r w:rsidR="005C5A2E" w:rsidRPr="003D73E2">
        <w:rPr>
          <w:rFonts w:ascii="Arial" w:hAnsi="Arial" w:cs="Arial"/>
          <w:b/>
          <w:i/>
          <w:iCs/>
        </w:rPr>
        <w:t xml:space="preserve"> </w:t>
      </w:r>
      <w:r w:rsidRPr="003D73E2">
        <w:rPr>
          <w:rFonts w:ascii="Arial" w:hAnsi="Arial" w:cs="Arial"/>
          <w:b/>
          <w:i/>
          <w:iCs/>
        </w:rPr>
        <w:t>- technical requirements and acceptance</w:t>
      </w:r>
    </w:p>
    <w:p w14:paraId="0DE6C55B" w14:textId="77777777" w:rsidR="00CF2477" w:rsidRPr="003D73E2" w:rsidRDefault="00CF2477" w:rsidP="00007724">
      <w:pPr>
        <w:pStyle w:val="Heading3"/>
        <w:keepNext w:val="0"/>
        <w:spacing w:after="120"/>
        <w:ind w:firstLine="0"/>
        <w:jc w:val="center"/>
        <w:rPr>
          <w:rFonts w:ascii="Arial" w:hAnsi="Arial" w:cs="Arial"/>
          <w:sz w:val="20"/>
        </w:rPr>
      </w:pPr>
      <w:r w:rsidRPr="003D73E2">
        <w:rPr>
          <w:rFonts w:ascii="Arial" w:hAnsi="Arial" w:cs="Arial"/>
          <w:sz w:val="20"/>
        </w:rPr>
        <w:t>LỜI NÓI ĐẦU</w:t>
      </w:r>
    </w:p>
    <w:p w14:paraId="692DF685" w14:textId="77777777" w:rsidR="00CF2477" w:rsidRPr="003D73E2" w:rsidRDefault="00CF2477" w:rsidP="00007724">
      <w:pPr>
        <w:spacing w:after="120"/>
        <w:rPr>
          <w:rFonts w:ascii="Arial" w:hAnsi="Arial" w:cs="Arial"/>
        </w:rPr>
      </w:pPr>
      <w:proofErr w:type="spellStart"/>
      <w:r w:rsidRPr="003D73E2">
        <w:rPr>
          <w:rFonts w:ascii="Arial" w:hAnsi="Arial" w:cs="Arial"/>
        </w:rPr>
        <w:t>TCXDVN</w:t>
      </w:r>
      <w:proofErr w:type="spellEnd"/>
      <w:r w:rsidRPr="003D73E2">
        <w:rPr>
          <w:rFonts w:ascii="Arial" w:hAnsi="Arial" w:cs="Arial"/>
        </w:rPr>
        <w:t xml:space="preserve"> 389:2007 do </w:t>
      </w:r>
      <w:proofErr w:type="spellStart"/>
      <w:r w:rsidRPr="003D73E2">
        <w:rPr>
          <w:rFonts w:ascii="Arial" w:hAnsi="Arial" w:cs="Arial"/>
        </w:rPr>
        <w:t>Hội</w:t>
      </w:r>
      <w:proofErr w:type="spellEnd"/>
      <w:r w:rsidRPr="003D73E2">
        <w:rPr>
          <w:rFonts w:ascii="Arial" w:hAnsi="Arial" w:cs="Arial"/>
        </w:rPr>
        <w:t xml:space="preserve"> </w:t>
      </w:r>
      <w:proofErr w:type="spellStart"/>
      <w:r w:rsidRPr="003D73E2">
        <w:rPr>
          <w:rFonts w:ascii="Arial" w:hAnsi="Arial" w:cs="Arial"/>
        </w:rPr>
        <w:t>công</w:t>
      </w:r>
      <w:proofErr w:type="spellEnd"/>
      <w:r w:rsidRPr="003D73E2">
        <w:rPr>
          <w:rFonts w:ascii="Arial" w:hAnsi="Arial" w:cs="Arial"/>
        </w:rPr>
        <w:t xml:space="preserve"> </w:t>
      </w:r>
      <w:proofErr w:type="spellStart"/>
      <w:r w:rsidRPr="003D73E2">
        <w:rPr>
          <w:rFonts w:ascii="Arial" w:hAnsi="Arial" w:cs="Arial"/>
        </w:rPr>
        <w:t>nghiệp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Việt Nam (VCA) </w:t>
      </w:r>
      <w:proofErr w:type="spellStart"/>
      <w:r w:rsidRPr="003D73E2">
        <w:rPr>
          <w:rFonts w:ascii="Arial" w:hAnsi="Arial" w:cs="Arial"/>
        </w:rPr>
        <w:t>biên</w:t>
      </w:r>
      <w:proofErr w:type="spellEnd"/>
      <w:r w:rsidRPr="003D73E2">
        <w:rPr>
          <w:rFonts w:ascii="Arial" w:hAnsi="Arial" w:cs="Arial"/>
        </w:rPr>
        <w:t xml:space="preserve"> </w:t>
      </w:r>
      <w:proofErr w:type="spellStart"/>
      <w:r w:rsidRPr="003D73E2">
        <w:rPr>
          <w:rFonts w:ascii="Arial" w:hAnsi="Arial" w:cs="Arial"/>
        </w:rPr>
        <w:t>soạn</w:t>
      </w:r>
      <w:proofErr w:type="spellEnd"/>
      <w:r w:rsidRPr="003D73E2">
        <w:rPr>
          <w:rFonts w:ascii="Arial" w:hAnsi="Arial" w:cs="Arial"/>
        </w:rPr>
        <w:t xml:space="preserve">. </w:t>
      </w:r>
    </w:p>
    <w:p w14:paraId="23572A94" w14:textId="77777777" w:rsidR="00CF2477" w:rsidRPr="003D73E2" w:rsidRDefault="00CF2477" w:rsidP="00007724">
      <w:pPr>
        <w:spacing w:after="120"/>
        <w:rPr>
          <w:rFonts w:ascii="Arial" w:hAnsi="Arial" w:cs="Arial"/>
        </w:rPr>
      </w:pPr>
      <w:proofErr w:type="spellStart"/>
      <w:r w:rsidRPr="003D73E2">
        <w:rPr>
          <w:rFonts w:ascii="Arial" w:hAnsi="Arial" w:cs="Arial"/>
        </w:rPr>
        <w:t>Vụ</w:t>
      </w:r>
      <w:proofErr w:type="spellEnd"/>
      <w:r w:rsidRPr="003D73E2">
        <w:rPr>
          <w:rFonts w:ascii="Arial" w:hAnsi="Arial" w:cs="Arial"/>
        </w:rPr>
        <w:t xml:space="preserve"> khoa </w:t>
      </w:r>
      <w:proofErr w:type="spellStart"/>
      <w:r w:rsidRPr="003D73E2">
        <w:rPr>
          <w:rFonts w:ascii="Arial" w:hAnsi="Arial" w:cs="Arial"/>
        </w:rPr>
        <w:t>học</w:t>
      </w:r>
      <w:proofErr w:type="spellEnd"/>
      <w:r w:rsidRPr="003D73E2">
        <w:rPr>
          <w:rFonts w:ascii="Arial" w:hAnsi="Arial" w:cs="Arial"/>
        </w:rPr>
        <w:t xml:space="preserve"> </w:t>
      </w:r>
      <w:proofErr w:type="spellStart"/>
      <w:r w:rsidRPr="003D73E2">
        <w:rPr>
          <w:rFonts w:ascii="Arial" w:hAnsi="Arial" w:cs="Arial"/>
        </w:rPr>
        <w:t>công</w:t>
      </w:r>
      <w:proofErr w:type="spellEnd"/>
      <w:r w:rsidRPr="003D73E2">
        <w:rPr>
          <w:rFonts w:ascii="Arial" w:hAnsi="Arial" w:cs="Arial"/>
        </w:rPr>
        <w:t xml:space="preserve"> </w:t>
      </w:r>
      <w:proofErr w:type="spellStart"/>
      <w:r w:rsidRPr="003D73E2">
        <w:rPr>
          <w:rFonts w:ascii="Arial" w:hAnsi="Arial" w:cs="Arial"/>
        </w:rPr>
        <w:t>nghệ</w:t>
      </w:r>
      <w:proofErr w:type="spellEnd"/>
      <w:r w:rsidRPr="003D73E2">
        <w:rPr>
          <w:rFonts w:ascii="Arial" w:hAnsi="Arial" w:cs="Arial"/>
        </w:rPr>
        <w:t xml:space="preserve"> </w:t>
      </w:r>
      <w:proofErr w:type="spellStart"/>
      <w:r w:rsidRPr="003D73E2">
        <w:rPr>
          <w:rFonts w:ascii="Arial" w:hAnsi="Arial" w:cs="Arial"/>
        </w:rPr>
        <w:t>trình</w:t>
      </w:r>
      <w:proofErr w:type="spellEnd"/>
      <w:r w:rsidRPr="003D73E2">
        <w:rPr>
          <w:rFonts w:ascii="Arial" w:hAnsi="Arial" w:cs="Arial"/>
        </w:rPr>
        <w:t xml:space="preserve"> </w:t>
      </w:r>
      <w:proofErr w:type="spellStart"/>
      <w:r w:rsidRPr="003D73E2">
        <w:rPr>
          <w:rFonts w:ascii="Arial" w:hAnsi="Arial" w:cs="Arial"/>
        </w:rPr>
        <w:t>Bộ</w:t>
      </w:r>
      <w:proofErr w:type="spellEnd"/>
      <w:r w:rsidRPr="003D73E2">
        <w:rPr>
          <w:rFonts w:ascii="Arial" w:hAnsi="Arial" w:cs="Arial"/>
        </w:rPr>
        <w:t xml:space="preserve"> </w:t>
      </w:r>
      <w:proofErr w:type="spellStart"/>
      <w:r w:rsidRPr="003D73E2">
        <w:rPr>
          <w:rFonts w:ascii="Arial" w:hAnsi="Arial" w:cs="Arial"/>
        </w:rPr>
        <w:t>xây</w:t>
      </w:r>
      <w:proofErr w:type="spellEnd"/>
      <w:r w:rsidRPr="003D73E2">
        <w:rPr>
          <w:rFonts w:ascii="Arial" w:hAnsi="Arial" w:cs="Arial"/>
        </w:rPr>
        <w:t xml:space="preserve"> </w:t>
      </w:r>
      <w:proofErr w:type="spellStart"/>
      <w:r w:rsidRPr="003D73E2">
        <w:rPr>
          <w:rFonts w:ascii="Arial" w:hAnsi="Arial" w:cs="Arial"/>
        </w:rPr>
        <w:t>dựng</w:t>
      </w:r>
      <w:proofErr w:type="spellEnd"/>
      <w:r w:rsidRPr="003D73E2">
        <w:rPr>
          <w:rFonts w:ascii="Arial" w:hAnsi="Arial" w:cs="Arial"/>
        </w:rPr>
        <w:t xml:space="preserve"> ban </w:t>
      </w:r>
      <w:proofErr w:type="spellStart"/>
      <w:r w:rsidRPr="003D73E2">
        <w:rPr>
          <w:rFonts w:ascii="Arial" w:hAnsi="Arial" w:cs="Arial"/>
        </w:rPr>
        <w:t>hành</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quyết</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số</w:t>
      </w:r>
      <w:proofErr w:type="spellEnd"/>
      <w:r w:rsidR="005C5A2E" w:rsidRPr="003D73E2">
        <w:rPr>
          <w:rFonts w:ascii="Arial" w:hAnsi="Arial" w:cs="Arial"/>
        </w:rPr>
        <w:t xml:space="preserve"> </w:t>
      </w:r>
      <w:r w:rsidRPr="003D73E2">
        <w:rPr>
          <w:rFonts w:ascii="Arial" w:hAnsi="Arial" w:cs="Arial"/>
        </w:rPr>
        <w:t>10/2007/</w:t>
      </w:r>
      <w:proofErr w:type="spellStart"/>
      <w:r w:rsidRPr="003D73E2">
        <w:rPr>
          <w:rFonts w:ascii="Arial" w:hAnsi="Arial" w:cs="Arial"/>
        </w:rPr>
        <w:t>QĐ</w:t>
      </w:r>
      <w:proofErr w:type="spellEnd"/>
      <w:r w:rsidRPr="003D73E2">
        <w:rPr>
          <w:rFonts w:ascii="Arial" w:hAnsi="Arial" w:cs="Arial"/>
        </w:rPr>
        <w:t xml:space="preserve"> - </w:t>
      </w:r>
      <w:proofErr w:type="spellStart"/>
      <w:r w:rsidRPr="003D73E2">
        <w:rPr>
          <w:rFonts w:ascii="Arial" w:hAnsi="Arial" w:cs="Arial"/>
        </w:rPr>
        <w:t>BXD</w:t>
      </w:r>
      <w:proofErr w:type="spellEnd"/>
      <w:r w:rsidRPr="003D73E2">
        <w:rPr>
          <w:rFonts w:ascii="Arial" w:hAnsi="Arial" w:cs="Arial"/>
        </w:rPr>
        <w:t xml:space="preserve"> </w:t>
      </w:r>
      <w:proofErr w:type="spellStart"/>
      <w:r w:rsidRPr="003D73E2">
        <w:rPr>
          <w:rFonts w:ascii="Arial" w:hAnsi="Arial" w:cs="Arial"/>
        </w:rPr>
        <w:t>ngày</w:t>
      </w:r>
      <w:proofErr w:type="spellEnd"/>
      <w:r w:rsidRPr="003D73E2">
        <w:rPr>
          <w:rFonts w:ascii="Arial" w:hAnsi="Arial" w:cs="Arial"/>
        </w:rPr>
        <w:t xml:space="preserve"> </w:t>
      </w:r>
      <w:del w:id="5" w:author="Lê Hải Long" w:date="2026-08-20T13:04:00Z">
        <w:r w:rsidRPr="003D73E2" w:rsidDel="001570E0">
          <w:rPr>
            <w:rFonts w:ascii="Arial" w:hAnsi="Arial" w:cs="Arial"/>
          </w:rPr>
          <w:delText xml:space="preserve"> </w:delText>
        </w:r>
      </w:del>
      <w:r w:rsidRPr="003D73E2">
        <w:rPr>
          <w:rFonts w:ascii="Arial" w:hAnsi="Arial" w:cs="Arial"/>
        </w:rPr>
        <w:t>06 / 3 / 2007</w:t>
      </w:r>
    </w:p>
    <w:p w14:paraId="62093692" w14:textId="77777777" w:rsidR="00CF2477" w:rsidRPr="003D73E2" w:rsidRDefault="00CF2477" w:rsidP="00007724">
      <w:pPr>
        <w:spacing w:after="120"/>
        <w:jc w:val="both"/>
        <w:rPr>
          <w:rFonts w:ascii="Arial" w:hAnsi="Arial" w:cs="Arial"/>
          <w:b/>
          <w:bCs/>
        </w:rPr>
      </w:pPr>
      <w:bookmarkStart w:id="6" w:name="dieu_1"/>
      <w:r w:rsidRPr="003D73E2">
        <w:rPr>
          <w:rFonts w:ascii="Arial" w:hAnsi="Arial" w:cs="Arial"/>
          <w:b/>
          <w:bCs/>
        </w:rPr>
        <w:t xml:space="preserve">1. Phạm vi </w:t>
      </w:r>
      <w:proofErr w:type="spellStart"/>
      <w:r w:rsidRPr="003D73E2">
        <w:rPr>
          <w:rFonts w:ascii="Arial" w:hAnsi="Arial" w:cs="Arial"/>
          <w:b/>
          <w:bCs/>
        </w:rPr>
        <w:t>áp</w:t>
      </w:r>
      <w:proofErr w:type="spellEnd"/>
      <w:r w:rsidRPr="003D73E2">
        <w:rPr>
          <w:rFonts w:ascii="Arial" w:hAnsi="Arial" w:cs="Arial"/>
          <w:b/>
          <w:bCs/>
        </w:rPr>
        <w:t xml:space="preserve"> </w:t>
      </w:r>
      <w:proofErr w:type="spellStart"/>
      <w:r w:rsidRPr="003D73E2">
        <w:rPr>
          <w:rFonts w:ascii="Arial" w:hAnsi="Arial" w:cs="Arial"/>
          <w:b/>
          <w:bCs/>
        </w:rPr>
        <w:t>dụng</w:t>
      </w:r>
      <w:bookmarkEnd w:id="6"/>
      <w:proofErr w:type="spellEnd"/>
    </w:p>
    <w:p w14:paraId="167F71D5" w14:textId="77777777" w:rsidR="00CF2477" w:rsidRPr="003D73E2" w:rsidRDefault="00C62EE8" w:rsidP="00007724">
      <w:pPr>
        <w:spacing w:after="120"/>
        <w:jc w:val="both"/>
        <w:rPr>
          <w:rFonts w:ascii="Arial" w:hAnsi="Arial" w:cs="Arial"/>
        </w:rPr>
      </w:pPr>
      <w:r w:rsidRPr="003D73E2">
        <w:rPr>
          <w:rFonts w:ascii="Arial" w:hAnsi="Arial" w:cs="Arial"/>
        </w:rPr>
        <w:t xml:space="preserve"> </w:t>
      </w:r>
      <w:proofErr w:type="spellStart"/>
      <w:r w:rsidR="00CF2477" w:rsidRPr="003D73E2">
        <w:rPr>
          <w:rFonts w:ascii="Arial" w:hAnsi="Arial" w:cs="Arial"/>
        </w:rPr>
        <w:t>Tiêu</w:t>
      </w:r>
      <w:proofErr w:type="spellEnd"/>
      <w:r w:rsidR="00CF2477" w:rsidRPr="003D73E2">
        <w:rPr>
          <w:rFonts w:ascii="Arial" w:hAnsi="Arial" w:cs="Arial"/>
        </w:rPr>
        <w:t xml:space="preserve"> </w:t>
      </w:r>
      <w:proofErr w:type="spellStart"/>
      <w:r w:rsidR="00CF2477" w:rsidRPr="003D73E2">
        <w:rPr>
          <w:rFonts w:ascii="Arial" w:hAnsi="Arial" w:cs="Arial"/>
        </w:rPr>
        <w:t>chuẩn</w:t>
      </w:r>
      <w:proofErr w:type="spellEnd"/>
      <w:r w:rsidR="00CF2477" w:rsidRPr="003D73E2">
        <w:rPr>
          <w:rFonts w:ascii="Arial" w:hAnsi="Arial" w:cs="Arial"/>
        </w:rPr>
        <w:t xml:space="preserve"> </w:t>
      </w:r>
      <w:proofErr w:type="spellStart"/>
      <w:r w:rsidR="00CF2477" w:rsidRPr="003D73E2">
        <w:rPr>
          <w:rFonts w:ascii="Arial" w:hAnsi="Arial" w:cs="Arial"/>
        </w:rPr>
        <w:t>này</w:t>
      </w:r>
      <w:proofErr w:type="spellEnd"/>
      <w:r w:rsidR="00CF2477" w:rsidRPr="003D73E2">
        <w:rPr>
          <w:rFonts w:ascii="Arial" w:hAnsi="Arial" w:cs="Arial"/>
        </w:rPr>
        <w:t xml:space="preserve"> </w:t>
      </w:r>
      <w:proofErr w:type="spellStart"/>
      <w:r w:rsidR="00CF2477" w:rsidRPr="003D73E2">
        <w:rPr>
          <w:rFonts w:ascii="Arial" w:hAnsi="Arial" w:cs="Arial"/>
        </w:rPr>
        <w:t>quy</w:t>
      </w:r>
      <w:proofErr w:type="spellEnd"/>
      <w:r w:rsidR="00CF2477" w:rsidRPr="003D73E2">
        <w:rPr>
          <w:rFonts w:ascii="Arial" w:hAnsi="Arial" w:cs="Arial"/>
        </w:rPr>
        <w:t xml:space="preserve"> </w:t>
      </w:r>
      <w:proofErr w:type="spellStart"/>
      <w:r w:rsidR="00CF2477" w:rsidRPr="003D73E2">
        <w:rPr>
          <w:rFonts w:ascii="Arial" w:hAnsi="Arial" w:cs="Arial"/>
        </w:rPr>
        <w:t>định</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r w:rsidR="00CF2477" w:rsidRPr="003D73E2">
        <w:rPr>
          <w:rFonts w:ascii="Arial" w:hAnsi="Arial" w:cs="Arial"/>
        </w:rPr>
        <w:t xml:space="preserve"> </w:t>
      </w:r>
      <w:proofErr w:type="spellStart"/>
      <w:r w:rsidR="00CF2477" w:rsidRPr="003D73E2">
        <w:rPr>
          <w:rFonts w:ascii="Arial" w:hAnsi="Arial" w:cs="Arial"/>
        </w:rPr>
        <w:t>kỹ</w:t>
      </w:r>
      <w:proofErr w:type="spellEnd"/>
      <w:r w:rsidR="00CF2477" w:rsidRPr="003D73E2">
        <w:rPr>
          <w:rFonts w:ascii="Arial" w:hAnsi="Arial" w:cs="Arial"/>
        </w:rPr>
        <w:t xml:space="preserve"> </w:t>
      </w:r>
      <w:proofErr w:type="spellStart"/>
      <w:r w:rsidR="00CF2477" w:rsidRPr="003D73E2">
        <w:rPr>
          <w:rFonts w:ascii="Arial" w:hAnsi="Arial" w:cs="Arial"/>
        </w:rPr>
        <w:t>thuật</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quy</w:t>
      </w:r>
      <w:proofErr w:type="spellEnd"/>
      <w:r w:rsidR="00CF2477" w:rsidRPr="003D73E2">
        <w:rPr>
          <w:rFonts w:ascii="Arial" w:hAnsi="Arial" w:cs="Arial"/>
        </w:rPr>
        <w:t xml:space="preserve"> </w:t>
      </w:r>
      <w:proofErr w:type="spellStart"/>
      <w:r w:rsidR="00CF2477" w:rsidRPr="003D73E2">
        <w:rPr>
          <w:rFonts w:ascii="Arial" w:hAnsi="Arial" w:cs="Arial"/>
        </w:rPr>
        <w:t>trình</w:t>
      </w:r>
      <w:proofErr w:type="spellEnd"/>
      <w:r w:rsidR="00CF2477" w:rsidRPr="003D73E2">
        <w:rPr>
          <w:rFonts w:ascii="Arial" w:hAnsi="Arial" w:cs="Arial"/>
        </w:rPr>
        <w:t xml:space="preserve"> </w:t>
      </w:r>
      <w:proofErr w:type="spellStart"/>
      <w:r w:rsidR="00CF2477" w:rsidRPr="003D73E2">
        <w:rPr>
          <w:rFonts w:ascii="Arial" w:hAnsi="Arial" w:cs="Arial"/>
        </w:rPr>
        <w:t>kiểm</w:t>
      </w:r>
      <w:proofErr w:type="spellEnd"/>
      <w:r w:rsidR="00CF2477" w:rsidRPr="003D73E2">
        <w:rPr>
          <w:rFonts w:ascii="Arial" w:hAnsi="Arial" w:cs="Arial"/>
        </w:rPr>
        <w:t xml:space="preserve"> </w:t>
      </w:r>
      <w:proofErr w:type="spellStart"/>
      <w:r w:rsidR="00CF2477" w:rsidRPr="003D73E2">
        <w:rPr>
          <w:rFonts w:ascii="Arial" w:hAnsi="Arial" w:cs="Arial"/>
        </w:rPr>
        <w:t>tra</w:t>
      </w:r>
      <w:proofErr w:type="spellEnd"/>
      <w:r w:rsidR="00CF2477" w:rsidRPr="003D73E2">
        <w:rPr>
          <w:rFonts w:ascii="Arial" w:hAnsi="Arial" w:cs="Arial"/>
        </w:rPr>
        <w:t xml:space="preserve"> </w:t>
      </w:r>
      <w:proofErr w:type="spellStart"/>
      <w:r w:rsidR="00CF2477" w:rsidRPr="003D73E2">
        <w:rPr>
          <w:rFonts w:ascii="Arial" w:hAnsi="Arial" w:cs="Arial"/>
        </w:rPr>
        <w:t>nghiệm</w:t>
      </w:r>
      <w:proofErr w:type="spellEnd"/>
      <w:r w:rsidR="00CF2477" w:rsidRPr="003D73E2">
        <w:rPr>
          <w:rFonts w:ascii="Arial" w:hAnsi="Arial" w:cs="Arial"/>
        </w:rPr>
        <w:t xml:space="preserve"> </w:t>
      </w:r>
      <w:proofErr w:type="spellStart"/>
      <w:r w:rsidR="00CF2477" w:rsidRPr="003D73E2">
        <w:rPr>
          <w:rFonts w:ascii="Arial" w:hAnsi="Arial" w:cs="Arial"/>
        </w:rPr>
        <w:t>thu</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bằng</w:t>
      </w:r>
      <w:proofErr w:type="spellEnd"/>
      <w:r w:rsidR="00CF2477" w:rsidRPr="003D73E2">
        <w:rPr>
          <w:rFonts w:ascii="Arial" w:hAnsi="Arial" w:cs="Arial"/>
        </w:rPr>
        <w:t xml:space="preserve"> </w:t>
      </w:r>
      <w:proofErr w:type="spellStart"/>
      <w:r w:rsidR="00CF2477" w:rsidRPr="003D73E2">
        <w:rPr>
          <w:rFonts w:ascii="Arial" w:hAnsi="Arial" w:cs="Arial"/>
        </w:rPr>
        <w:t>bê</w:t>
      </w:r>
      <w:proofErr w:type="spellEnd"/>
      <w:r w:rsidR="00CF2477" w:rsidRPr="003D73E2">
        <w:rPr>
          <w:rFonts w:ascii="Arial" w:hAnsi="Arial" w:cs="Arial"/>
        </w:rPr>
        <w:t xml:space="preserve"> </w:t>
      </w:r>
      <w:proofErr w:type="spellStart"/>
      <w:r w:rsidR="00CF2477" w:rsidRPr="003D73E2">
        <w:rPr>
          <w:rFonts w:ascii="Arial" w:hAnsi="Arial" w:cs="Arial"/>
        </w:rPr>
        <w:t>tông</w:t>
      </w:r>
      <w:proofErr w:type="spellEnd"/>
      <w:r w:rsidR="00CF2477" w:rsidRPr="003D73E2">
        <w:rPr>
          <w:rFonts w:ascii="Arial" w:hAnsi="Arial" w:cs="Arial"/>
        </w:rPr>
        <w:t xml:space="preserve"> </w:t>
      </w:r>
      <w:proofErr w:type="spellStart"/>
      <w:r w:rsidR="00CF2477" w:rsidRPr="003D73E2">
        <w:rPr>
          <w:rFonts w:ascii="Arial" w:hAnsi="Arial" w:cs="Arial"/>
        </w:rPr>
        <w:t>đúc</w:t>
      </w:r>
      <w:proofErr w:type="spellEnd"/>
      <w:r w:rsidR="00CF2477" w:rsidRPr="003D73E2">
        <w:rPr>
          <w:rFonts w:ascii="Arial" w:hAnsi="Arial" w:cs="Arial"/>
        </w:rPr>
        <w:t xml:space="preserve"> </w:t>
      </w:r>
      <w:proofErr w:type="spellStart"/>
      <w:r w:rsidR="00CF2477" w:rsidRPr="003D73E2">
        <w:rPr>
          <w:rFonts w:ascii="Arial" w:hAnsi="Arial" w:cs="Arial"/>
        </w:rPr>
        <w:t>sẵn</w:t>
      </w:r>
      <w:proofErr w:type="spellEnd"/>
      <w:r w:rsidR="00CF2477" w:rsidRPr="003D73E2">
        <w:rPr>
          <w:rFonts w:ascii="Arial" w:hAnsi="Arial" w:cs="Arial"/>
        </w:rPr>
        <w:t xml:space="preserve"> </w:t>
      </w:r>
      <w:proofErr w:type="spellStart"/>
      <w:r w:rsidR="00CF2477" w:rsidRPr="003D73E2">
        <w:rPr>
          <w:rFonts w:ascii="Arial" w:hAnsi="Arial" w:cs="Arial"/>
        </w:rPr>
        <w:t>ứng</w:t>
      </w:r>
      <w:proofErr w:type="spellEnd"/>
      <w:r w:rsidR="00CF2477" w:rsidRPr="003D73E2">
        <w:rPr>
          <w:rFonts w:ascii="Arial" w:hAnsi="Arial" w:cs="Arial"/>
        </w:rPr>
        <w:t xml:space="preserve"> </w:t>
      </w:r>
      <w:proofErr w:type="spellStart"/>
      <w:r w:rsidR="00CF2477" w:rsidRPr="003D73E2">
        <w:rPr>
          <w:rFonts w:ascii="Arial" w:hAnsi="Arial" w:cs="Arial"/>
        </w:rPr>
        <w:t>lực</w:t>
      </w:r>
      <w:proofErr w:type="spellEnd"/>
      <w:r w:rsidR="00CF2477" w:rsidRPr="003D73E2">
        <w:rPr>
          <w:rFonts w:ascii="Arial" w:hAnsi="Arial" w:cs="Arial"/>
        </w:rPr>
        <w:t xml:space="preserve"> </w:t>
      </w:r>
      <w:proofErr w:type="spellStart"/>
      <w:r w:rsidR="00CF2477" w:rsidRPr="003D73E2">
        <w:rPr>
          <w:rFonts w:ascii="Arial" w:hAnsi="Arial" w:cs="Arial"/>
        </w:rPr>
        <w:t>căng</w:t>
      </w:r>
      <w:proofErr w:type="spellEnd"/>
      <w:r w:rsidR="00CF2477" w:rsidRPr="003D73E2">
        <w:rPr>
          <w:rFonts w:ascii="Arial" w:hAnsi="Arial" w:cs="Arial"/>
        </w:rPr>
        <w:t xml:space="preserve"> </w:t>
      </w:r>
      <w:proofErr w:type="spellStart"/>
      <w:r w:rsidR="00CF2477" w:rsidRPr="003D73E2">
        <w:rPr>
          <w:rFonts w:ascii="Arial" w:hAnsi="Arial" w:cs="Arial"/>
        </w:rPr>
        <w:t>trước</w:t>
      </w:r>
      <w:proofErr w:type="spellEnd"/>
      <w:r w:rsidR="00CF2477" w:rsidRPr="003D73E2">
        <w:rPr>
          <w:rFonts w:ascii="Arial" w:hAnsi="Arial" w:cs="Arial"/>
        </w:rPr>
        <w:t xml:space="preserve"> </w:t>
      </w:r>
      <w:proofErr w:type="spellStart"/>
      <w:r w:rsidR="00CF2477" w:rsidRPr="003D73E2">
        <w:rPr>
          <w:rFonts w:ascii="Arial" w:hAnsi="Arial" w:cs="Arial"/>
        </w:rPr>
        <w:t>dùng</w:t>
      </w:r>
      <w:proofErr w:type="spellEnd"/>
      <w:r w:rsidR="00CF2477" w:rsidRPr="003D73E2">
        <w:rPr>
          <w:rFonts w:ascii="Arial" w:hAnsi="Arial" w:cs="Arial"/>
        </w:rPr>
        <w:t xml:space="preserve"> </w:t>
      </w:r>
      <w:proofErr w:type="spellStart"/>
      <w:r w:rsidR="00CF2477" w:rsidRPr="003D73E2">
        <w:rPr>
          <w:rFonts w:ascii="Arial" w:hAnsi="Arial" w:cs="Arial"/>
        </w:rPr>
        <w:t>cho</w:t>
      </w:r>
      <w:proofErr w:type="spellEnd"/>
      <w:r w:rsidR="00CF2477" w:rsidRPr="003D73E2">
        <w:rPr>
          <w:rFonts w:ascii="Arial" w:hAnsi="Arial" w:cs="Arial"/>
        </w:rPr>
        <w:t xml:space="preserve"> </w:t>
      </w:r>
      <w:proofErr w:type="spellStart"/>
      <w:r w:rsidR="00CF2477" w:rsidRPr="003D73E2">
        <w:rPr>
          <w:rFonts w:ascii="Arial" w:hAnsi="Arial" w:cs="Arial"/>
        </w:rPr>
        <w:t>lắp</w:t>
      </w:r>
      <w:proofErr w:type="spellEnd"/>
      <w:r w:rsidR="00CF2477" w:rsidRPr="003D73E2">
        <w:rPr>
          <w:rFonts w:ascii="Arial" w:hAnsi="Arial" w:cs="Arial"/>
        </w:rPr>
        <w:t xml:space="preserve"> </w:t>
      </w:r>
      <w:proofErr w:type="spellStart"/>
      <w:r w:rsidR="00CF2477" w:rsidRPr="003D73E2">
        <w:rPr>
          <w:rFonts w:ascii="Arial" w:hAnsi="Arial" w:cs="Arial"/>
        </w:rPr>
        <w:t>ghép</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công</w:t>
      </w:r>
      <w:proofErr w:type="spellEnd"/>
      <w:r w:rsidR="00CF2477" w:rsidRPr="003D73E2">
        <w:rPr>
          <w:rFonts w:ascii="Arial" w:hAnsi="Arial" w:cs="Arial"/>
        </w:rPr>
        <w:t xml:space="preserve"> </w:t>
      </w:r>
      <w:proofErr w:type="spellStart"/>
      <w:r w:rsidR="00CF2477" w:rsidRPr="003D73E2">
        <w:rPr>
          <w:rFonts w:ascii="Arial" w:hAnsi="Arial" w:cs="Arial"/>
        </w:rPr>
        <w:t>trình</w:t>
      </w:r>
      <w:proofErr w:type="spellEnd"/>
      <w:r w:rsidR="00CF2477" w:rsidRPr="003D73E2">
        <w:rPr>
          <w:rFonts w:ascii="Arial" w:hAnsi="Arial" w:cs="Arial"/>
        </w:rPr>
        <w:t xml:space="preserve"> </w:t>
      </w:r>
      <w:proofErr w:type="spellStart"/>
      <w:r w:rsidR="00CF2477" w:rsidRPr="003D73E2">
        <w:rPr>
          <w:rFonts w:ascii="Arial" w:hAnsi="Arial" w:cs="Arial"/>
        </w:rPr>
        <w:t>dân</w:t>
      </w:r>
      <w:proofErr w:type="spellEnd"/>
      <w:r w:rsidR="00CF2477" w:rsidRPr="003D73E2">
        <w:rPr>
          <w:rFonts w:ascii="Arial" w:hAnsi="Arial" w:cs="Arial"/>
        </w:rPr>
        <w:t xml:space="preserve"> </w:t>
      </w:r>
      <w:proofErr w:type="spellStart"/>
      <w:r w:rsidR="00CF2477" w:rsidRPr="003D73E2">
        <w:rPr>
          <w:rFonts w:ascii="Arial" w:hAnsi="Arial" w:cs="Arial"/>
        </w:rPr>
        <w:t>dụng</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công</w:t>
      </w:r>
      <w:proofErr w:type="spellEnd"/>
      <w:r w:rsidR="00CF2477" w:rsidRPr="003D73E2">
        <w:rPr>
          <w:rFonts w:ascii="Arial" w:hAnsi="Arial" w:cs="Arial"/>
        </w:rPr>
        <w:t xml:space="preserve"> </w:t>
      </w:r>
      <w:proofErr w:type="spellStart"/>
      <w:r w:rsidR="00CF2477" w:rsidRPr="003D73E2">
        <w:rPr>
          <w:rFonts w:ascii="Arial" w:hAnsi="Arial" w:cs="Arial"/>
        </w:rPr>
        <w:t>nghiệp</w:t>
      </w:r>
      <w:proofErr w:type="spellEnd"/>
      <w:r w:rsidR="00CF2477" w:rsidRPr="003D73E2">
        <w:rPr>
          <w:rFonts w:ascii="Arial" w:hAnsi="Arial" w:cs="Arial"/>
        </w:rPr>
        <w:t>.</w:t>
      </w:r>
    </w:p>
    <w:p w14:paraId="323EB659" w14:textId="77777777" w:rsidR="00CF2477" w:rsidRPr="003D73E2" w:rsidRDefault="00CF2477" w:rsidP="00007724">
      <w:pPr>
        <w:spacing w:after="120"/>
        <w:jc w:val="both"/>
        <w:rPr>
          <w:rFonts w:ascii="Arial" w:hAnsi="Arial" w:cs="Arial"/>
          <w:b/>
          <w:bCs/>
        </w:rPr>
      </w:pPr>
      <w:bookmarkStart w:id="7" w:name="dieu_2"/>
      <w:r w:rsidRPr="003D73E2">
        <w:rPr>
          <w:rFonts w:ascii="Arial" w:hAnsi="Arial" w:cs="Arial"/>
          <w:b/>
          <w:bCs/>
        </w:rPr>
        <w:t xml:space="preserve">2. Tài </w:t>
      </w:r>
      <w:proofErr w:type="spellStart"/>
      <w:r w:rsidRPr="003D73E2">
        <w:rPr>
          <w:rFonts w:ascii="Arial" w:hAnsi="Arial" w:cs="Arial"/>
          <w:b/>
          <w:bCs/>
        </w:rPr>
        <w:t>liệu</w:t>
      </w:r>
      <w:proofErr w:type="spellEnd"/>
      <w:r w:rsidRPr="003D73E2">
        <w:rPr>
          <w:rFonts w:ascii="Arial" w:hAnsi="Arial" w:cs="Arial"/>
          <w:b/>
          <w:bCs/>
        </w:rPr>
        <w:t xml:space="preserve"> Viện </w:t>
      </w:r>
      <w:proofErr w:type="spellStart"/>
      <w:r w:rsidRPr="003D73E2">
        <w:rPr>
          <w:rFonts w:ascii="Arial" w:hAnsi="Arial" w:cs="Arial"/>
          <w:b/>
          <w:bCs/>
        </w:rPr>
        <w:t>dẫn</w:t>
      </w:r>
      <w:bookmarkEnd w:id="7"/>
      <w:proofErr w:type="spellEnd"/>
    </w:p>
    <w:p w14:paraId="2AE63020"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TCVN 2682:1999. </w:t>
      </w:r>
      <w:proofErr w:type="spellStart"/>
      <w:r w:rsidR="00CF2477" w:rsidRPr="003D73E2">
        <w:rPr>
          <w:rFonts w:ascii="Arial" w:hAnsi="Arial" w:cs="Arial"/>
        </w:rPr>
        <w:t>Ximăng</w:t>
      </w:r>
      <w:proofErr w:type="spellEnd"/>
      <w:r w:rsidR="00CF2477" w:rsidRPr="003D73E2">
        <w:rPr>
          <w:rFonts w:ascii="Arial" w:hAnsi="Arial" w:cs="Arial"/>
        </w:rPr>
        <w:t xml:space="preserve"> </w:t>
      </w:r>
      <w:proofErr w:type="spellStart"/>
      <w:r w:rsidR="00CF2477" w:rsidRPr="003D73E2">
        <w:rPr>
          <w:rFonts w:ascii="Arial" w:hAnsi="Arial" w:cs="Arial"/>
        </w:rPr>
        <w:t>Pooclăng</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r w:rsidR="00CF2477" w:rsidRPr="003D73E2">
        <w:rPr>
          <w:rFonts w:ascii="Arial" w:hAnsi="Arial" w:cs="Arial"/>
        </w:rPr>
        <w:t xml:space="preserve"> </w:t>
      </w:r>
      <w:proofErr w:type="spellStart"/>
      <w:r w:rsidR="00CF2477" w:rsidRPr="003D73E2">
        <w:rPr>
          <w:rFonts w:ascii="Arial" w:hAnsi="Arial" w:cs="Arial"/>
        </w:rPr>
        <w:t>kỹ</w:t>
      </w:r>
      <w:proofErr w:type="spellEnd"/>
      <w:r w:rsidR="00CF2477" w:rsidRPr="003D73E2">
        <w:rPr>
          <w:rFonts w:ascii="Arial" w:hAnsi="Arial" w:cs="Arial"/>
        </w:rPr>
        <w:t xml:space="preserve"> </w:t>
      </w:r>
      <w:proofErr w:type="spellStart"/>
      <w:r w:rsidR="00CF2477" w:rsidRPr="003D73E2">
        <w:rPr>
          <w:rFonts w:ascii="Arial" w:hAnsi="Arial" w:cs="Arial"/>
        </w:rPr>
        <w:t>thuật</w:t>
      </w:r>
      <w:proofErr w:type="spellEnd"/>
      <w:r w:rsidR="00CF2477" w:rsidRPr="003D73E2">
        <w:rPr>
          <w:rFonts w:ascii="Arial" w:hAnsi="Arial" w:cs="Arial"/>
        </w:rPr>
        <w:t>.</w:t>
      </w:r>
    </w:p>
    <w:p w14:paraId="5BD11384"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TCVN 6260:1997. </w:t>
      </w:r>
      <w:proofErr w:type="spellStart"/>
      <w:r w:rsidR="00CF2477" w:rsidRPr="003D73E2">
        <w:rPr>
          <w:rFonts w:ascii="Arial" w:hAnsi="Arial" w:cs="Arial"/>
        </w:rPr>
        <w:t>Ximăng</w:t>
      </w:r>
      <w:proofErr w:type="spellEnd"/>
      <w:r w:rsidR="00CF2477" w:rsidRPr="003D73E2">
        <w:rPr>
          <w:rFonts w:ascii="Arial" w:hAnsi="Arial" w:cs="Arial"/>
        </w:rPr>
        <w:t xml:space="preserve"> </w:t>
      </w:r>
      <w:proofErr w:type="spellStart"/>
      <w:r w:rsidR="00CF2477" w:rsidRPr="003D73E2">
        <w:rPr>
          <w:rFonts w:ascii="Arial" w:hAnsi="Arial" w:cs="Arial"/>
        </w:rPr>
        <w:t>Pooclăng</w:t>
      </w:r>
      <w:proofErr w:type="spellEnd"/>
      <w:r w:rsidR="00CF2477" w:rsidRPr="003D73E2">
        <w:rPr>
          <w:rFonts w:ascii="Arial" w:hAnsi="Arial" w:cs="Arial"/>
        </w:rPr>
        <w:t xml:space="preserve"> </w:t>
      </w:r>
      <w:proofErr w:type="spellStart"/>
      <w:r w:rsidR="00CF2477" w:rsidRPr="003D73E2">
        <w:rPr>
          <w:rFonts w:ascii="Arial" w:hAnsi="Arial" w:cs="Arial"/>
        </w:rPr>
        <w:t>hỗn</w:t>
      </w:r>
      <w:proofErr w:type="spellEnd"/>
      <w:r w:rsidR="00CF2477" w:rsidRPr="003D73E2">
        <w:rPr>
          <w:rFonts w:ascii="Arial" w:hAnsi="Arial" w:cs="Arial"/>
        </w:rPr>
        <w:t xml:space="preserve"> </w:t>
      </w:r>
      <w:proofErr w:type="spellStart"/>
      <w:r w:rsidR="00CF2477" w:rsidRPr="003D73E2">
        <w:rPr>
          <w:rFonts w:ascii="Arial" w:hAnsi="Arial" w:cs="Arial"/>
        </w:rPr>
        <w:t>hợp</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r w:rsidR="00CF2477" w:rsidRPr="003D73E2">
        <w:rPr>
          <w:rFonts w:ascii="Arial" w:hAnsi="Arial" w:cs="Arial"/>
        </w:rPr>
        <w:t xml:space="preserve"> </w:t>
      </w:r>
      <w:proofErr w:type="spellStart"/>
      <w:r w:rsidR="00CF2477" w:rsidRPr="003D73E2">
        <w:rPr>
          <w:rFonts w:ascii="Arial" w:hAnsi="Arial" w:cs="Arial"/>
        </w:rPr>
        <w:t>kỹ</w:t>
      </w:r>
      <w:proofErr w:type="spellEnd"/>
      <w:r w:rsidR="00CF2477" w:rsidRPr="003D73E2">
        <w:rPr>
          <w:rFonts w:ascii="Arial" w:hAnsi="Arial" w:cs="Arial"/>
        </w:rPr>
        <w:t xml:space="preserve"> </w:t>
      </w:r>
      <w:proofErr w:type="spellStart"/>
      <w:r w:rsidR="00CF2477" w:rsidRPr="003D73E2">
        <w:rPr>
          <w:rFonts w:ascii="Arial" w:hAnsi="Arial" w:cs="Arial"/>
        </w:rPr>
        <w:t>thuật</w:t>
      </w:r>
      <w:proofErr w:type="spellEnd"/>
      <w:r w:rsidR="00CF2477" w:rsidRPr="003D73E2">
        <w:rPr>
          <w:rFonts w:ascii="Arial" w:hAnsi="Arial" w:cs="Arial"/>
        </w:rPr>
        <w:t>.</w:t>
      </w:r>
    </w:p>
    <w:p w14:paraId="7EE68B43"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TCVN 4787:1989. </w:t>
      </w:r>
      <w:proofErr w:type="spellStart"/>
      <w:r w:rsidR="00CF2477" w:rsidRPr="003D73E2">
        <w:rPr>
          <w:rFonts w:ascii="Arial" w:hAnsi="Arial" w:cs="Arial"/>
        </w:rPr>
        <w:t>Ximăng</w:t>
      </w:r>
      <w:proofErr w:type="spellEnd"/>
      <w:r w:rsidR="00CF2477" w:rsidRPr="003D73E2">
        <w:rPr>
          <w:rFonts w:ascii="Arial" w:hAnsi="Arial" w:cs="Arial"/>
        </w:rPr>
        <w:t xml:space="preserve">. Phương </w:t>
      </w:r>
      <w:proofErr w:type="spellStart"/>
      <w:r w:rsidR="00CF2477" w:rsidRPr="003D73E2">
        <w:rPr>
          <w:rFonts w:ascii="Arial" w:hAnsi="Arial" w:cs="Arial"/>
        </w:rPr>
        <w:t>pháp</w:t>
      </w:r>
      <w:proofErr w:type="spellEnd"/>
      <w:r w:rsidR="00CF2477" w:rsidRPr="003D73E2">
        <w:rPr>
          <w:rFonts w:ascii="Arial" w:hAnsi="Arial" w:cs="Arial"/>
        </w:rPr>
        <w:t xml:space="preserve"> </w:t>
      </w:r>
      <w:proofErr w:type="spellStart"/>
      <w:r w:rsidR="00CF2477" w:rsidRPr="003D73E2">
        <w:rPr>
          <w:rFonts w:ascii="Arial" w:hAnsi="Arial" w:cs="Arial"/>
        </w:rPr>
        <w:t>lấy</w:t>
      </w:r>
      <w:proofErr w:type="spellEnd"/>
      <w:r w:rsidR="00CF2477" w:rsidRPr="003D73E2">
        <w:rPr>
          <w:rFonts w:ascii="Arial" w:hAnsi="Arial" w:cs="Arial"/>
        </w:rPr>
        <w:t xml:space="preserve"> </w:t>
      </w:r>
      <w:proofErr w:type="spellStart"/>
      <w:r w:rsidR="00CF2477" w:rsidRPr="003D73E2">
        <w:rPr>
          <w:rFonts w:ascii="Arial" w:hAnsi="Arial" w:cs="Arial"/>
        </w:rPr>
        <w:t>mẫu</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chuẩn</w:t>
      </w:r>
      <w:proofErr w:type="spellEnd"/>
      <w:r w:rsidR="00CF2477" w:rsidRPr="003D73E2">
        <w:rPr>
          <w:rFonts w:ascii="Arial" w:hAnsi="Arial" w:cs="Arial"/>
        </w:rPr>
        <w:t xml:space="preserve"> </w:t>
      </w:r>
      <w:proofErr w:type="spellStart"/>
      <w:r w:rsidR="00CF2477" w:rsidRPr="003D73E2">
        <w:rPr>
          <w:rFonts w:ascii="Arial" w:hAnsi="Arial" w:cs="Arial"/>
        </w:rPr>
        <w:t>bị</w:t>
      </w:r>
      <w:proofErr w:type="spellEnd"/>
      <w:r w:rsidR="00CF2477" w:rsidRPr="003D73E2">
        <w:rPr>
          <w:rFonts w:ascii="Arial" w:hAnsi="Arial" w:cs="Arial"/>
        </w:rPr>
        <w:t xml:space="preserve"> </w:t>
      </w:r>
      <w:proofErr w:type="spellStart"/>
      <w:r w:rsidR="00CF2477" w:rsidRPr="003D73E2">
        <w:rPr>
          <w:rFonts w:ascii="Arial" w:hAnsi="Arial" w:cs="Arial"/>
        </w:rPr>
        <w:t>mẫu</w:t>
      </w:r>
      <w:proofErr w:type="spellEnd"/>
      <w:r w:rsidR="00CF2477" w:rsidRPr="003D73E2">
        <w:rPr>
          <w:rFonts w:ascii="Arial" w:hAnsi="Arial" w:cs="Arial"/>
        </w:rPr>
        <w:t xml:space="preserve"> </w:t>
      </w:r>
      <w:proofErr w:type="spellStart"/>
      <w:r w:rsidR="00CF2477" w:rsidRPr="003D73E2">
        <w:rPr>
          <w:rFonts w:ascii="Arial" w:hAnsi="Arial" w:cs="Arial"/>
        </w:rPr>
        <w:t>thử</w:t>
      </w:r>
      <w:proofErr w:type="spellEnd"/>
      <w:r w:rsidR="00CF2477" w:rsidRPr="003D73E2">
        <w:rPr>
          <w:rFonts w:ascii="Arial" w:hAnsi="Arial" w:cs="Arial"/>
        </w:rPr>
        <w:t>.</w:t>
      </w:r>
    </w:p>
    <w:p w14:paraId="6D798126"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TCVN 4031:1985. </w:t>
      </w:r>
      <w:proofErr w:type="spellStart"/>
      <w:r w:rsidR="00CF2477" w:rsidRPr="003D73E2">
        <w:rPr>
          <w:rFonts w:ascii="Arial" w:hAnsi="Arial" w:cs="Arial"/>
        </w:rPr>
        <w:t>Ximăng</w:t>
      </w:r>
      <w:proofErr w:type="spellEnd"/>
      <w:r w:rsidR="00CF2477" w:rsidRPr="003D73E2">
        <w:rPr>
          <w:rFonts w:ascii="Arial" w:hAnsi="Arial" w:cs="Arial"/>
        </w:rPr>
        <w:t xml:space="preserve">. Phương </w:t>
      </w:r>
      <w:proofErr w:type="spellStart"/>
      <w:r w:rsidR="00CF2477" w:rsidRPr="003D73E2">
        <w:rPr>
          <w:rFonts w:ascii="Arial" w:hAnsi="Arial" w:cs="Arial"/>
        </w:rPr>
        <w:t>pháp</w:t>
      </w:r>
      <w:proofErr w:type="spellEnd"/>
      <w:r w:rsidR="00CF2477" w:rsidRPr="003D73E2">
        <w:rPr>
          <w:rFonts w:ascii="Arial" w:hAnsi="Arial" w:cs="Arial"/>
        </w:rPr>
        <w:t xml:space="preserve"> </w:t>
      </w:r>
      <w:proofErr w:type="spellStart"/>
      <w:r w:rsidR="00CF2477" w:rsidRPr="003D73E2">
        <w:rPr>
          <w:rFonts w:ascii="Arial" w:hAnsi="Arial" w:cs="Arial"/>
        </w:rPr>
        <w:t>xác</w:t>
      </w:r>
      <w:proofErr w:type="spellEnd"/>
      <w:r w:rsidR="00CF2477" w:rsidRPr="003D73E2">
        <w:rPr>
          <w:rFonts w:ascii="Arial" w:hAnsi="Arial" w:cs="Arial"/>
        </w:rPr>
        <w:t xml:space="preserve"> </w:t>
      </w:r>
      <w:proofErr w:type="spellStart"/>
      <w:r w:rsidR="00CF2477" w:rsidRPr="003D73E2">
        <w:rPr>
          <w:rFonts w:ascii="Arial" w:hAnsi="Arial" w:cs="Arial"/>
        </w:rPr>
        <w:t>định</w:t>
      </w:r>
      <w:proofErr w:type="spellEnd"/>
      <w:r w:rsidR="00CF2477" w:rsidRPr="003D73E2">
        <w:rPr>
          <w:rFonts w:ascii="Arial" w:hAnsi="Arial" w:cs="Arial"/>
        </w:rPr>
        <w:t xml:space="preserve"> </w:t>
      </w:r>
      <w:proofErr w:type="spellStart"/>
      <w:r w:rsidR="00CF2477" w:rsidRPr="003D73E2">
        <w:rPr>
          <w:rFonts w:ascii="Arial" w:hAnsi="Arial" w:cs="Arial"/>
        </w:rPr>
        <w:t>thời</w:t>
      </w:r>
      <w:proofErr w:type="spellEnd"/>
      <w:r w:rsidR="00CF2477" w:rsidRPr="003D73E2">
        <w:rPr>
          <w:rFonts w:ascii="Arial" w:hAnsi="Arial" w:cs="Arial"/>
        </w:rPr>
        <w:t xml:space="preserve"> </w:t>
      </w:r>
      <w:proofErr w:type="spellStart"/>
      <w:r w:rsidR="00CF2477" w:rsidRPr="003D73E2">
        <w:rPr>
          <w:rFonts w:ascii="Arial" w:hAnsi="Arial" w:cs="Arial"/>
        </w:rPr>
        <w:t>gian</w:t>
      </w:r>
      <w:proofErr w:type="spellEnd"/>
      <w:r w:rsidR="00CF2477" w:rsidRPr="003D73E2">
        <w:rPr>
          <w:rFonts w:ascii="Arial" w:hAnsi="Arial" w:cs="Arial"/>
        </w:rPr>
        <w:t xml:space="preserve"> </w:t>
      </w:r>
      <w:proofErr w:type="spellStart"/>
      <w:r w:rsidR="00CF2477" w:rsidRPr="003D73E2">
        <w:rPr>
          <w:rFonts w:ascii="Arial" w:hAnsi="Arial" w:cs="Arial"/>
        </w:rPr>
        <w:t>đông</w:t>
      </w:r>
      <w:proofErr w:type="spellEnd"/>
      <w:r w:rsidR="00CF2477" w:rsidRPr="003D73E2">
        <w:rPr>
          <w:rFonts w:ascii="Arial" w:hAnsi="Arial" w:cs="Arial"/>
        </w:rPr>
        <w:t xml:space="preserve"> </w:t>
      </w:r>
      <w:proofErr w:type="spellStart"/>
      <w:r w:rsidR="00CF2477" w:rsidRPr="003D73E2">
        <w:rPr>
          <w:rFonts w:ascii="Arial" w:hAnsi="Arial" w:cs="Arial"/>
        </w:rPr>
        <w:t>kết</w:t>
      </w:r>
      <w:proofErr w:type="spellEnd"/>
      <w:r w:rsidR="00CF2477" w:rsidRPr="003D73E2">
        <w:rPr>
          <w:rFonts w:ascii="Arial" w:hAnsi="Arial" w:cs="Arial"/>
        </w:rPr>
        <w:t>.</w:t>
      </w:r>
    </w:p>
    <w:p w14:paraId="695C79BA"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r w:rsidR="00CF2477" w:rsidRPr="003D73E2">
        <w:rPr>
          <w:rFonts w:ascii="Arial" w:hAnsi="Arial" w:cs="Arial"/>
          <w:sz w:val="20"/>
        </w:rPr>
        <w:t xml:space="preserve">TCVN 6016:1995. </w:t>
      </w:r>
      <w:proofErr w:type="spellStart"/>
      <w:r w:rsidR="00CF2477" w:rsidRPr="003D73E2">
        <w:rPr>
          <w:rFonts w:ascii="Arial" w:hAnsi="Arial" w:cs="Arial"/>
          <w:sz w:val="20"/>
        </w:rPr>
        <w:t>Ximăng</w:t>
      </w:r>
      <w:proofErr w:type="spellEnd"/>
      <w:r w:rsidR="00CF2477" w:rsidRPr="003D73E2">
        <w:rPr>
          <w:rFonts w:ascii="Arial" w:hAnsi="Arial" w:cs="Arial"/>
          <w:sz w:val="20"/>
        </w:rPr>
        <w:t xml:space="preserve">. Phương </w:t>
      </w:r>
      <w:proofErr w:type="spellStart"/>
      <w:r w:rsidR="00CF2477" w:rsidRPr="003D73E2">
        <w:rPr>
          <w:rFonts w:ascii="Arial" w:hAnsi="Arial" w:cs="Arial"/>
          <w:sz w:val="20"/>
        </w:rPr>
        <w:t>pháp</w:t>
      </w:r>
      <w:proofErr w:type="spellEnd"/>
      <w:r w:rsidR="00CF2477" w:rsidRPr="003D73E2">
        <w:rPr>
          <w:rFonts w:ascii="Arial" w:hAnsi="Arial" w:cs="Arial"/>
          <w:sz w:val="20"/>
        </w:rPr>
        <w:t xml:space="preserve"> </w:t>
      </w:r>
      <w:proofErr w:type="spellStart"/>
      <w:r w:rsidR="00CF2477" w:rsidRPr="003D73E2">
        <w:rPr>
          <w:rFonts w:ascii="Arial" w:hAnsi="Arial" w:cs="Arial"/>
          <w:sz w:val="20"/>
        </w:rPr>
        <w:t>xác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định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độ</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bền</w:t>
      </w:r>
      <w:proofErr w:type="spellEnd"/>
      <w:r w:rsidR="00CF2477" w:rsidRPr="003D73E2">
        <w:rPr>
          <w:rFonts w:ascii="Arial" w:hAnsi="Arial" w:cs="Arial"/>
          <w:sz w:val="20"/>
        </w:rPr>
        <w:t>.</w:t>
      </w:r>
    </w:p>
    <w:p w14:paraId="1BB6B634"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r w:rsidR="00CF2477" w:rsidRPr="003D73E2">
        <w:rPr>
          <w:rFonts w:ascii="Arial" w:hAnsi="Arial" w:cs="Arial"/>
          <w:sz w:val="20"/>
        </w:rPr>
        <w:t xml:space="preserve">TCVN 7570:2006. </w:t>
      </w:r>
      <w:proofErr w:type="spellStart"/>
      <w:r w:rsidR="00CF2477" w:rsidRPr="003D73E2">
        <w:rPr>
          <w:rFonts w:ascii="Arial" w:hAnsi="Arial" w:cs="Arial"/>
          <w:sz w:val="20"/>
        </w:rPr>
        <w:t>Cốt</w:t>
      </w:r>
      <w:proofErr w:type="spellEnd"/>
      <w:r w:rsidR="00CF2477" w:rsidRPr="003D73E2">
        <w:rPr>
          <w:rFonts w:ascii="Arial" w:hAnsi="Arial" w:cs="Arial"/>
          <w:sz w:val="20"/>
        </w:rPr>
        <w:t xml:space="preserve"> </w:t>
      </w:r>
      <w:proofErr w:type="spellStart"/>
      <w:r w:rsidR="00CF2477" w:rsidRPr="003D73E2">
        <w:rPr>
          <w:rFonts w:ascii="Arial" w:hAnsi="Arial" w:cs="Arial"/>
          <w:sz w:val="20"/>
        </w:rPr>
        <w:t>liệu</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cho</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vữa</w:t>
      </w:r>
      <w:proofErr w:type="spellEnd"/>
      <w:r w:rsidR="00CF2477" w:rsidRPr="003D73E2">
        <w:rPr>
          <w:rFonts w:ascii="Arial" w:hAnsi="Arial" w:cs="Arial"/>
          <w:sz w:val="20"/>
        </w:rPr>
        <w:t xml:space="preserve">. </w:t>
      </w:r>
      <w:proofErr w:type="spellStart"/>
      <w:r w:rsidR="00CF2477" w:rsidRPr="003D73E2">
        <w:rPr>
          <w:rFonts w:ascii="Arial" w:hAnsi="Arial" w:cs="Arial"/>
          <w:sz w:val="20"/>
        </w:rPr>
        <w:t>Yêu</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cầu</w:t>
      </w:r>
      <w:proofErr w:type="spellEnd"/>
      <w:r w:rsidR="00CF2477" w:rsidRPr="003D73E2">
        <w:rPr>
          <w:rFonts w:ascii="Arial" w:hAnsi="Arial" w:cs="Arial"/>
          <w:sz w:val="20"/>
        </w:rPr>
        <w:t xml:space="preserve"> </w:t>
      </w:r>
      <w:proofErr w:type="spellStart"/>
      <w:r w:rsidR="00CF2477" w:rsidRPr="003D73E2">
        <w:rPr>
          <w:rFonts w:ascii="Arial" w:hAnsi="Arial" w:cs="Arial"/>
          <w:sz w:val="20"/>
        </w:rPr>
        <w:t>kỹ</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thuật</w:t>
      </w:r>
      <w:proofErr w:type="spellEnd"/>
    </w:p>
    <w:p w14:paraId="4B78B65E"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r w:rsidR="00CF2477" w:rsidRPr="003D73E2">
        <w:rPr>
          <w:rFonts w:ascii="Arial" w:hAnsi="Arial" w:cs="Arial"/>
          <w:sz w:val="20"/>
        </w:rPr>
        <w:t xml:space="preserve">TCXD 199:1997. </w:t>
      </w:r>
      <w:proofErr w:type="spellStart"/>
      <w:r w:rsidR="00CF2477" w:rsidRPr="003D73E2">
        <w:rPr>
          <w:rFonts w:ascii="Arial" w:hAnsi="Arial" w:cs="Arial"/>
          <w:sz w:val="20"/>
        </w:rPr>
        <w:t>Nhà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cao</w:t>
      </w:r>
      <w:proofErr w:type="spellEnd"/>
      <w:r w:rsidR="00CF2477" w:rsidRPr="003D73E2">
        <w:rPr>
          <w:rFonts w:ascii="Arial" w:hAnsi="Arial" w:cs="Arial"/>
          <w:sz w:val="20"/>
        </w:rPr>
        <w:t xml:space="preserve"> </w:t>
      </w:r>
      <w:proofErr w:type="spellStart"/>
      <w:r w:rsidR="00CF2477" w:rsidRPr="003D73E2">
        <w:rPr>
          <w:rFonts w:ascii="Arial" w:hAnsi="Arial" w:cs="Arial"/>
          <w:sz w:val="20"/>
        </w:rPr>
        <w:t>tầng</w:t>
      </w:r>
      <w:proofErr w:type="spellEnd"/>
      <w:r w:rsidR="00CF2477" w:rsidRPr="003D73E2">
        <w:rPr>
          <w:rFonts w:ascii="Arial" w:hAnsi="Arial" w:cs="Arial"/>
          <w:sz w:val="20"/>
        </w:rPr>
        <w:t xml:space="preserve"> - </w:t>
      </w:r>
      <w:proofErr w:type="spellStart"/>
      <w:r w:rsidR="00CF2477" w:rsidRPr="003D73E2">
        <w:rPr>
          <w:rFonts w:ascii="Arial" w:hAnsi="Arial" w:cs="Arial"/>
          <w:sz w:val="20"/>
        </w:rPr>
        <w:t>Kỹ</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thuật</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chế</w:t>
      </w:r>
      <w:proofErr w:type="spellEnd"/>
      <w:r w:rsidR="00CF2477" w:rsidRPr="003D73E2">
        <w:rPr>
          <w:rFonts w:ascii="Arial" w:hAnsi="Arial" w:cs="Arial"/>
          <w:sz w:val="20"/>
        </w:rPr>
        <w:t xml:space="preserve"> </w:t>
      </w:r>
      <w:proofErr w:type="spellStart"/>
      <w:r w:rsidR="00CF2477" w:rsidRPr="003D73E2">
        <w:rPr>
          <w:rFonts w:ascii="Arial" w:hAnsi="Arial" w:cs="Arial"/>
          <w:sz w:val="20"/>
        </w:rPr>
        <w:t>tạo</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mác</w:t>
      </w:r>
      <w:proofErr w:type="spellEnd"/>
      <w:r w:rsidR="00CF2477" w:rsidRPr="003D73E2">
        <w:rPr>
          <w:rFonts w:ascii="Arial" w:hAnsi="Arial" w:cs="Arial"/>
          <w:sz w:val="20"/>
        </w:rPr>
        <w:t xml:space="preserve"> 400 </w:t>
      </w:r>
      <w:r w:rsidR="00CF2477" w:rsidRPr="003D73E2">
        <w:rPr>
          <w:rFonts w:ascii="Arial" w:hAnsi="Arial" w:cs="Arial"/>
          <w:sz w:val="20"/>
        </w:rPr>
        <w:sym w:font="Symbol" w:char="F0B8"/>
      </w:r>
      <w:r w:rsidR="00CF2477" w:rsidRPr="003D73E2">
        <w:rPr>
          <w:rFonts w:ascii="Arial" w:hAnsi="Arial" w:cs="Arial"/>
          <w:sz w:val="20"/>
        </w:rPr>
        <w:t xml:space="preserve"> 600</w:t>
      </w:r>
    </w:p>
    <w:p w14:paraId="70F906F1"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324: 2004. Nước trộn bê tông và vữa. Yêu cầu kỹ thuật.</w:t>
      </w:r>
    </w:p>
    <w:p w14:paraId="1C8C40BE"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 xml:space="preserve">TCXDVN 325:2004. Phụ gia hoá học cho bê tông </w:t>
      </w:r>
    </w:p>
    <w:p w14:paraId="4B9C6FCC"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3105 : 1993.</w:t>
      </w:r>
      <w:r w:rsidRPr="003D73E2">
        <w:rPr>
          <w:rFonts w:ascii="Arial" w:hAnsi="Arial" w:cs="Arial"/>
          <w:lang w:val="de-DE"/>
        </w:rPr>
        <w:t xml:space="preserve"> </w:t>
      </w:r>
      <w:r w:rsidR="00CF2477" w:rsidRPr="003D73E2">
        <w:rPr>
          <w:rFonts w:ascii="Arial" w:hAnsi="Arial" w:cs="Arial"/>
          <w:lang w:val="de-DE"/>
        </w:rPr>
        <w:t>Hỗn hợp bê tông</w:t>
      </w:r>
      <w:r w:rsidRPr="003D73E2">
        <w:rPr>
          <w:rFonts w:ascii="Arial" w:hAnsi="Arial" w:cs="Arial"/>
          <w:lang w:val="de-DE"/>
        </w:rPr>
        <w:t xml:space="preserve"> </w:t>
      </w:r>
      <w:r w:rsidR="00CF2477" w:rsidRPr="003D73E2">
        <w:rPr>
          <w:rFonts w:ascii="Arial" w:hAnsi="Arial" w:cs="Arial"/>
          <w:lang w:val="de-DE"/>
        </w:rPr>
        <w:t xml:space="preserve">nặng và bê tông nặng. Lấy mẫu chế tạo và bảo </w:t>
      </w:r>
    </w:p>
    <w:p w14:paraId="4B79B67B"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dưỡng mẫu thử.</w:t>
      </w:r>
    </w:p>
    <w:p w14:paraId="175A7091"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225 :2000.</w:t>
      </w:r>
      <w:r w:rsidRPr="003D73E2">
        <w:rPr>
          <w:rFonts w:ascii="Arial" w:hAnsi="Arial" w:cs="Arial"/>
          <w:lang w:val="de-DE"/>
        </w:rPr>
        <w:t xml:space="preserve"> </w:t>
      </w:r>
      <w:r w:rsidR="00CF2477" w:rsidRPr="003D73E2">
        <w:rPr>
          <w:rFonts w:ascii="Arial" w:hAnsi="Arial" w:cs="Arial"/>
          <w:lang w:val="de-DE"/>
        </w:rPr>
        <w:t>Bê tông nặng</w:t>
      </w:r>
      <w:r w:rsidRPr="003D73E2">
        <w:rPr>
          <w:rFonts w:ascii="Arial" w:hAnsi="Arial" w:cs="Arial"/>
          <w:lang w:val="de-DE"/>
        </w:rPr>
        <w:t xml:space="preserve"> </w:t>
      </w:r>
      <w:r w:rsidR="00CF2477" w:rsidRPr="003D73E2">
        <w:rPr>
          <w:rFonts w:ascii="Arial" w:hAnsi="Arial" w:cs="Arial"/>
          <w:lang w:val="de-DE"/>
        </w:rPr>
        <w:t>-</w:t>
      </w:r>
      <w:r w:rsidRPr="003D73E2">
        <w:rPr>
          <w:rFonts w:ascii="Arial" w:hAnsi="Arial" w:cs="Arial"/>
          <w:lang w:val="de-DE"/>
        </w:rPr>
        <w:t xml:space="preserve"> </w:t>
      </w:r>
      <w:r w:rsidR="00CF2477" w:rsidRPr="003D73E2">
        <w:rPr>
          <w:rFonts w:ascii="Arial" w:hAnsi="Arial" w:cs="Arial"/>
          <w:lang w:val="de-DE"/>
        </w:rPr>
        <w:t>Đánh giá chất lượng</w:t>
      </w:r>
      <w:r w:rsidRPr="003D73E2">
        <w:rPr>
          <w:rFonts w:ascii="Arial" w:hAnsi="Arial" w:cs="Arial"/>
          <w:lang w:val="de-DE"/>
        </w:rPr>
        <w:t xml:space="preserve"> </w:t>
      </w:r>
      <w:r w:rsidR="00CF2477" w:rsidRPr="003D73E2">
        <w:rPr>
          <w:rFonts w:ascii="Arial" w:hAnsi="Arial" w:cs="Arial"/>
          <w:lang w:val="de-DE"/>
        </w:rPr>
        <w:t>bê tông – Chỉ dẫn phương</w:t>
      </w:r>
      <w:r w:rsidRPr="003D73E2">
        <w:rPr>
          <w:rFonts w:ascii="Arial" w:hAnsi="Arial" w:cs="Arial"/>
          <w:lang w:val="de-DE"/>
        </w:rPr>
        <w:t xml:space="preserve"> </w:t>
      </w:r>
    </w:p>
    <w:p w14:paraId="039D2307"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pháp xác định vận tốc xung siêu âm.</w:t>
      </w:r>
    </w:p>
    <w:p w14:paraId="3E55676F"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3118:1993. Bê tông nặng. Phương pháp xác định cường độ nén.</w:t>
      </w:r>
    </w:p>
    <w:p w14:paraId="6D6DE763"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1651:1985. Thép cốt bê tông cán nóng.</w:t>
      </w:r>
    </w:p>
    <w:p w14:paraId="2C52A78B" w14:textId="77777777" w:rsidR="00CF2477" w:rsidRPr="003D73E2" w:rsidRDefault="00C62EE8" w:rsidP="00007724">
      <w:pPr>
        <w:pStyle w:val="BodyText2"/>
        <w:spacing w:after="120"/>
        <w:rPr>
          <w:rFonts w:ascii="Arial" w:hAnsi="Arial" w:cs="Arial"/>
          <w:sz w:val="20"/>
          <w:lang w:val="de-DE"/>
        </w:rPr>
      </w:pPr>
      <w:r w:rsidRPr="003D73E2">
        <w:rPr>
          <w:rFonts w:ascii="Arial" w:hAnsi="Arial" w:cs="Arial"/>
          <w:sz w:val="20"/>
          <w:lang w:val="de-DE"/>
        </w:rPr>
        <w:t xml:space="preserve"> </w:t>
      </w:r>
      <w:r w:rsidR="00CF2477" w:rsidRPr="003D73E2">
        <w:rPr>
          <w:rFonts w:ascii="Arial" w:hAnsi="Arial" w:cs="Arial"/>
          <w:sz w:val="20"/>
          <w:lang w:val="de-DE"/>
        </w:rPr>
        <w:t>TCVN 5709:1993. Thép Cacbon cán nóng dùng cho xây dựng. Yêu cầu kỹ thuật.</w:t>
      </w:r>
    </w:p>
    <w:p w14:paraId="79F24C98" w14:textId="77777777" w:rsidR="00CF2477" w:rsidRPr="003D73E2" w:rsidRDefault="00C62EE8" w:rsidP="00007724">
      <w:pPr>
        <w:pStyle w:val="BodyText2"/>
        <w:spacing w:after="120"/>
        <w:rPr>
          <w:rFonts w:ascii="Arial" w:hAnsi="Arial" w:cs="Arial"/>
          <w:sz w:val="20"/>
          <w:lang w:val="de-DE"/>
        </w:rPr>
      </w:pPr>
      <w:r w:rsidRPr="003D73E2">
        <w:rPr>
          <w:rFonts w:ascii="Arial" w:hAnsi="Arial" w:cs="Arial"/>
          <w:sz w:val="20"/>
          <w:lang w:val="de-DE"/>
        </w:rPr>
        <w:t xml:space="preserve"> </w:t>
      </w:r>
      <w:r w:rsidR="00CF2477" w:rsidRPr="003D73E2">
        <w:rPr>
          <w:rFonts w:ascii="Arial" w:hAnsi="Arial" w:cs="Arial"/>
          <w:sz w:val="20"/>
          <w:lang w:val="de-DE"/>
        </w:rPr>
        <w:t>TCVN 3101:1979. Dây thép Cacbon thấp kéo nguội</w:t>
      </w:r>
      <w:r w:rsidRPr="003D73E2">
        <w:rPr>
          <w:rFonts w:ascii="Arial" w:hAnsi="Arial" w:cs="Arial"/>
          <w:sz w:val="20"/>
          <w:lang w:val="de-DE"/>
        </w:rPr>
        <w:t xml:space="preserve"> </w:t>
      </w:r>
      <w:r w:rsidR="00CF2477" w:rsidRPr="003D73E2">
        <w:rPr>
          <w:rFonts w:ascii="Arial" w:hAnsi="Arial" w:cs="Arial"/>
          <w:sz w:val="20"/>
          <w:lang w:val="de-DE"/>
        </w:rPr>
        <w:t>dùng làm cốt thép bê tông.</w:t>
      </w:r>
    </w:p>
    <w:p w14:paraId="5F715FE6" w14:textId="77777777" w:rsidR="00CF2477" w:rsidRPr="003D73E2" w:rsidRDefault="00C62EE8" w:rsidP="00007724">
      <w:pPr>
        <w:pStyle w:val="BodyText2"/>
        <w:spacing w:after="120"/>
        <w:rPr>
          <w:rFonts w:ascii="Arial" w:hAnsi="Arial" w:cs="Arial"/>
          <w:sz w:val="20"/>
          <w:lang w:val="de-DE"/>
        </w:rPr>
      </w:pPr>
      <w:r w:rsidRPr="003D73E2">
        <w:rPr>
          <w:rFonts w:ascii="Arial" w:hAnsi="Arial" w:cs="Arial"/>
          <w:sz w:val="20"/>
          <w:lang w:val="de-DE"/>
        </w:rPr>
        <w:t xml:space="preserve"> </w:t>
      </w:r>
      <w:r w:rsidR="00CF2477" w:rsidRPr="003D73E2">
        <w:rPr>
          <w:rFonts w:ascii="Arial" w:hAnsi="Arial" w:cs="Arial"/>
          <w:sz w:val="20"/>
          <w:lang w:val="de-DE"/>
        </w:rPr>
        <w:t>TCVN 6284 - 1:1997. Thép cốt bê tông dự ứng lực - Phần I : Yêu cầu chung</w:t>
      </w:r>
    </w:p>
    <w:p w14:paraId="1B78DDFD"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6284 - 2:1997.Thép cốt bê tông dự ứng lực-Phần 2:Dây kéo nguội (ISO 6934-2)</w:t>
      </w:r>
    </w:p>
    <w:p w14:paraId="06E8E7D0"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6284 - 3:1997. Thép cốt bê tông dự ứng lực - Phần 3 : Dây tôi và ram</w:t>
      </w:r>
    </w:p>
    <w:p w14:paraId="3011D32E"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6284 - 4:1997. Thép cốt bê tông dự ứng lực - Phần 4 : Dảnh</w:t>
      </w:r>
    </w:p>
    <w:p w14:paraId="36DF6387"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TCVN 4452:1987.</w:t>
      </w:r>
      <w:r w:rsidRPr="003D73E2">
        <w:rPr>
          <w:rFonts w:ascii="Arial" w:hAnsi="Arial" w:cs="Arial"/>
          <w:lang w:val="de-DE"/>
        </w:rPr>
        <w:t xml:space="preserve"> </w:t>
      </w:r>
      <w:r w:rsidR="00CF2477" w:rsidRPr="003D73E2">
        <w:rPr>
          <w:rFonts w:ascii="Arial" w:hAnsi="Arial" w:cs="Arial"/>
          <w:lang w:val="de-DE"/>
        </w:rPr>
        <w:t>Kết cấu bê tông và bê</w:t>
      </w:r>
      <w:r w:rsidRPr="003D73E2">
        <w:rPr>
          <w:rFonts w:ascii="Arial" w:hAnsi="Arial" w:cs="Arial"/>
          <w:lang w:val="de-DE"/>
        </w:rPr>
        <w:t xml:space="preserve"> </w:t>
      </w:r>
      <w:r w:rsidR="00CF2477" w:rsidRPr="003D73E2">
        <w:rPr>
          <w:rFonts w:ascii="Arial" w:hAnsi="Arial" w:cs="Arial"/>
          <w:lang w:val="de-DE"/>
        </w:rPr>
        <w:t>tông</w:t>
      </w:r>
      <w:r w:rsidRPr="003D73E2">
        <w:rPr>
          <w:rFonts w:ascii="Arial" w:hAnsi="Arial" w:cs="Arial"/>
          <w:lang w:val="de-DE"/>
        </w:rPr>
        <w:t xml:space="preserve"> </w:t>
      </w:r>
      <w:r w:rsidR="00CF2477" w:rsidRPr="003D73E2">
        <w:rPr>
          <w:rFonts w:ascii="Arial" w:hAnsi="Arial" w:cs="Arial"/>
          <w:lang w:val="de-DE"/>
        </w:rPr>
        <w:t>cốt</w:t>
      </w:r>
      <w:r w:rsidRPr="003D73E2">
        <w:rPr>
          <w:rFonts w:ascii="Arial" w:hAnsi="Arial" w:cs="Arial"/>
          <w:lang w:val="de-DE"/>
        </w:rPr>
        <w:t xml:space="preserve"> </w:t>
      </w:r>
      <w:r w:rsidR="00CF2477" w:rsidRPr="003D73E2">
        <w:rPr>
          <w:rFonts w:ascii="Arial" w:hAnsi="Arial" w:cs="Arial"/>
          <w:lang w:val="de-DE"/>
        </w:rPr>
        <w:t xml:space="preserve">thép lắp ghép. Quy phạm thi công </w:t>
      </w:r>
    </w:p>
    <w:p w14:paraId="32FA0763"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và nghiệm thu.</w:t>
      </w:r>
    </w:p>
    <w:p w14:paraId="3CFA3689"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356 - 2005. Kết cấu bê tông và bê tông cốt thép - Tiêu chuẩn thiết kế</w:t>
      </w:r>
    </w:p>
    <w:p w14:paraId="660AE9E1"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327 – 2004. Kết cấu bê tông và bê tông cốt thép – yêu cầu bảo vệ chống ăn</w:t>
      </w:r>
      <w:r w:rsidRPr="003D73E2">
        <w:rPr>
          <w:rFonts w:ascii="Arial" w:hAnsi="Arial" w:cs="Arial"/>
          <w:lang w:val="de-DE"/>
        </w:rPr>
        <w:t xml:space="preserve"> </w:t>
      </w:r>
    </w:p>
    <w:p w14:paraId="4BBB3AD9"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mòn trong môi trường biển.</w:t>
      </w:r>
    </w:p>
    <w:p w14:paraId="68CD7610"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239:2006. Bê tông nặng</w:t>
      </w:r>
      <w:r w:rsidRPr="003D73E2">
        <w:rPr>
          <w:rFonts w:ascii="Arial" w:hAnsi="Arial" w:cs="Arial"/>
          <w:lang w:val="de-DE"/>
        </w:rPr>
        <w:t xml:space="preserve"> </w:t>
      </w:r>
      <w:r w:rsidR="00CF2477" w:rsidRPr="003D73E2">
        <w:rPr>
          <w:rFonts w:ascii="Arial" w:hAnsi="Arial" w:cs="Arial"/>
          <w:lang w:val="de-DE"/>
        </w:rPr>
        <w:t>–</w:t>
      </w:r>
      <w:r w:rsidRPr="003D73E2">
        <w:rPr>
          <w:rFonts w:ascii="Arial" w:hAnsi="Arial" w:cs="Arial"/>
          <w:lang w:val="de-DE"/>
        </w:rPr>
        <w:t xml:space="preserve"> </w:t>
      </w:r>
      <w:r w:rsidR="00CF2477" w:rsidRPr="003D73E2">
        <w:rPr>
          <w:rFonts w:ascii="Arial" w:hAnsi="Arial" w:cs="Arial"/>
          <w:lang w:val="de-DE"/>
        </w:rPr>
        <w:t>Chỉ dẫn đánh</w:t>
      </w:r>
      <w:r w:rsidRPr="003D73E2">
        <w:rPr>
          <w:rFonts w:ascii="Arial" w:hAnsi="Arial" w:cs="Arial"/>
          <w:lang w:val="de-DE"/>
        </w:rPr>
        <w:t xml:space="preserve"> </w:t>
      </w:r>
      <w:r w:rsidR="00CF2477" w:rsidRPr="003D73E2">
        <w:rPr>
          <w:rFonts w:ascii="Arial" w:hAnsi="Arial" w:cs="Arial"/>
          <w:lang w:val="de-DE"/>
        </w:rPr>
        <w:t>giá cường độ bê tông trên kết cấu</w:t>
      </w:r>
      <w:r w:rsidRPr="003D73E2">
        <w:rPr>
          <w:rFonts w:ascii="Arial" w:hAnsi="Arial" w:cs="Arial"/>
          <w:lang w:val="de-DE"/>
        </w:rPr>
        <w:t xml:space="preserve"> </w:t>
      </w:r>
    </w:p>
    <w:p w14:paraId="2D373ED9"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công trình.</w:t>
      </w:r>
    </w:p>
    <w:p w14:paraId="3B72C80D"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TCXDVN 274:2002. Cấu kiện bê tông và bê tông cốt thép đúc sẵn</w:t>
      </w:r>
      <w:r w:rsidRPr="003D73E2">
        <w:rPr>
          <w:rFonts w:ascii="Arial" w:hAnsi="Arial" w:cs="Arial"/>
          <w:lang w:val="de-DE"/>
        </w:rPr>
        <w:t xml:space="preserve"> </w:t>
      </w:r>
      <w:r w:rsidR="00CF2477" w:rsidRPr="003D73E2">
        <w:rPr>
          <w:rFonts w:ascii="Arial" w:hAnsi="Arial" w:cs="Arial"/>
          <w:lang w:val="de-DE"/>
        </w:rPr>
        <w:t>-</w:t>
      </w:r>
      <w:r w:rsidRPr="003D73E2">
        <w:rPr>
          <w:rFonts w:ascii="Arial" w:hAnsi="Arial" w:cs="Arial"/>
          <w:lang w:val="de-DE"/>
        </w:rPr>
        <w:t xml:space="preserve"> </w:t>
      </w:r>
      <w:r w:rsidR="00CF2477" w:rsidRPr="003D73E2">
        <w:rPr>
          <w:rFonts w:ascii="Arial" w:hAnsi="Arial" w:cs="Arial"/>
          <w:lang w:val="de-DE"/>
        </w:rPr>
        <w:t xml:space="preserve">Phương pháp thí </w:t>
      </w:r>
    </w:p>
    <w:p w14:paraId="3D715D8F"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nghiệm gia tải để đánh giá độ bền, độ cứng và khả năng chống nứt.</w:t>
      </w:r>
      <w:r w:rsidRPr="003D73E2">
        <w:rPr>
          <w:rFonts w:ascii="Arial" w:hAnsi="Arial" w:cs="Arial"/>
          <w:lang w:val="de-DE"/>
        </w:rPr>
        <w:t xml:space="preserve"> </w:t>
      </w:r>
    </w:p>
    <w:p w14:paraId="411F11B0"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BS 5896 - 1980. Thép sợi dùng cho bê tông cốt thép ứng lực trước</w:t>
      </w:r>
    </w:p>
    <w:p w14:paraId="5FF66580"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lastRenderedPageBreak/>
        <w:t xml:space="preserve"> </w:t>
      </w:r>
      <w:r w:rsidR="00CF2477" w:rsidRPr="003D73E2">
        <w:rPr>
          <w:rFonts w:ascii="Arial" w:hAnsi="Arial" w:cs="Arial"/>
          <w:lang w:val="de-DE"/>
        </w:rPr>
        <w:t>ASTM. A 416 - 90 a GRADE 270. Tao cáp dùng cho bê tông cốt thép</w:t>
      </w:r>
      <w:r w:rsidRPr="003D73E2">
        <w:rPr>
          <w:rFonts w:ascii="Arial" w:hAnsi="Arial" w:cs="Arial"/>
          <w:lang w:val="de-DE"/>
        </w:rPr>
        <w:t xml:space="preserve"> </w:t>
      </w:r>
      <w:r w:rsidR="00CF2477" w:rsidRPr="003D73E2">
        <w:rPr>
          <w:rFonts w:ascii="Arial" w:hAnsi="Arial" w:cs="Arial"/>
          <w:lang w:val="de-DE"/>
        </w:rPr>
        <w:t>ứng suất trước</w:t>
      </w:r>
    </w:p>
    <w:p w14:paraId="0AA0D42B"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DIN 50049 - 3.1</w:t>
      </w:r>
      <w:r w:rsidRPr="003D73E2">
        <w:rPr>
          <w:rFonts w:ascii="Arial" w:hAnsi="Arial" w:cs="Arial"/>
          <w:lang w:val="de-DE"/>
        </w:rPr>
        <w:t xml:space="preserve"> </w:t>
      </w:r>
      <w:r w:rsidR="00CF2477" w:rsidRPr="003D73E2">
        <w:rPr>
          <w:rFonts w:ascii="Arial" w:hAnsi="Arial" w:cs="Arial"/>
          <w:lang w:val="de-DE"/>
        </w:rPr>
        <w:t>B. Kiểm tra vật liệu neo</w:t>
      </w:r>
    </w:p>
    <w:p w14:paraId="56F821FA" w14:textId="77777777" w:rsidR="00CF2477" w:rsidRPr="003D73E2" w:rsidRDefault="00CF2477" w:rsidP="00007724">
      <w:pPr>
        <w:spacing w:after="120"/>
        <w:jc w:val="both"/>
        <w:rPr>
          <w:rFonts w:ascii="Arial" w:hAnsi="Arial" w:cs="Arial"/>
          <w:b/>
          <w:bCs/>
          <w:lang w:val="de-DE"/>
        </w:rPr>
      </w:pPr>
      <w:bookmarkStart w:id="8" w:name="dieu_3"/>
      <w:r w:rsidRPr="003D73E2">
        <w:rPr>
          <w:rFonts w:ascii="Arial" w:hAnsi="Arial" w:cs="Arial"/>
          <w:b/>
          <w:bCs/>
          <w:lang w:val="de-DE"/>
        </w:rPr>
        <w:t>3. Các loại sản phẩm</w:t>
      </w:r>
      <w:bookmarkEnd w:id="8"/>
    </w:p>
    <w:p w14:paraId="083C620B" w14:textId="77777777" w:rsidR="00CF2477" w:rsidRPr="003D73E2" w:rsidRDefault="00CF2477" w:rsidP="00007724">
      <w:pPr>
        <w:spacing w:after="120"/>
        <w:jc w:val="both"/>
        <w:rPr>
          <w:rFonts w:ascii="Arial" w:hAnsi="Arial" w:cs="Arial"/>
          <w:b/>
          <w:bCs/>
          <w:lang w:val="de-DE"/>
        </w:rPr>
      </w:pPr>
    </w:p>
    <w:p w14:paraId="0F89FAE5" w14:textId="77777777" w:rsidR="00CF2477" w:rsidRPr="003D73E2" w:rsidRDefault="00C62EE8" w:rsidP="00007724">
      <w:pPr>
        <w:pStyle w:val="BodyText2"/>
        <w:spacing w:after="120"/>
        <w:rPr>
          <w:rFonts w:ascii="Arial" w:hAnsi="Arial" w:cs="Arial"/>
          <w:sz w:val="20"/>
          <w:lang w:val="de-DE"/>
        </w:rPr>
      </w:pPr>
      <w:r w:rsidRPr="003D73E2">
        <w:rPr>
          <w:rFonts w:ascii="Arial" w:hAnsi="Arial" w:cs="Arial"/>
          <w:sz w:val="20"/>
          <w:lang w:val="de-DE"/>
        </w:rPr>
        <w:t xml:space="preserve"> </w:t>
      </w:r>
      <w:r w:rsidR="00CF2477" w:rsidRPr="003D73E2">
        <w:rPr>
          <w:rFonts w:ascii="Arial" w:hAnsi="Arial" w:cs="Arial"/>
          <w:sz w:val="20"/>
          <w:lang w:val="de-DE"/>
        </w:rPr>
        <w:t>Bao gồm các sản phẩm: Cọc đặc có tiết diện vuông, Cột, Dầm, Tường, Sàn, Bản thang, Dầm mái và Xà gồ. Sơ đồ hình dáng và cấu tạo các sản phẩm thể hiện ở các hình 3.1 đến 3.7</w:t>
      </w:r>
    </w:p>
    <w:p w14:paraId="3B6ACDD4" w14:textId="77777777" w:rsidR="00CF2477" w:rsidRPr="003D73E2" w:rsidRDefault="00CF2477" w:rsidP="00007724">
      <w:pPr>
        <w:numPr>
          <w:ilvl w:val="1"/>
          <w:numId w:val="39"/>
        </w:numPr>
        <w:spacing w:after="120"/>
        <w:ind w:left="0" w:firstLine="0"/>
        <w:jc w:val="both"/>
        <w:rPr>
          <w:rFonts w:ascii="Arial" w:hAnsi="Arial" w:cs="Arial"/>
          <w:b/>
          <w:bCs/>
          <w:lang w:val="de-DE"/>
        </w:rPr>
      </w:pPr>
      <w:r w:rsidRPr="003D73E2">
        <w:rPr>
          <w:rFonts w:ascii="Arial" w:hAnsi="Arial" w:cs="Arial"/>
          <w:b/>
          <w:bCs/>
          <w:lang w:val="de-DE"/>
        </w:rPr>
        <w:t>Cọc</w:t>
      </w:r>
      <w:r w:rsidR="00C62EE8" w:rsidRPr="003D73E2">
        <w:rPr>
          <w:rFonts w:ascii="Arial" w:hAnsi="Arial" w:cs="Arial"/>
          <w:b/>
          <w:bCs/>
          <w:lang w:val="de-DE"/>
        </w:rPr>
        <w:t xml:space="preserve"> </w:t>
      </w:r>
      <w:r w:rsidRPr="003D73E2">
        <w:rPr>
          <w:rFonts w:ascii="Arial" w:hAnsi="Arial" w:cs="Arial"/>
          <w:b/>
          <w:bCs/>
          <w:lang w:val="de-DE"/>
        </w:rPr>
        <w:t xml:space="preserve">(Cọc đặc có tiết diện vuông) </w:t>
      </w:r>
    </w:p>
    <w:p w14:paraId="0B66FF0F" w14:textId="77777777" w:rsidR="00E93DC6" w:rsidRPr="003D73E2" w:rsidRDefault="00A4476A" w:rsidP="00007724">
      <w:pPr>
        <w:spacing w:after="120"/>
        <w:jc w:val="center"/>
        <w:rPr>
          <w:rFonts w:ascii="Arial" w:hAnsi="Arial" w:cs="Arial"/>
          <w:b/>
          <w:bCs/>
          <w:iCs/>
          <w:lang w:val="de-DE"/>
        </w:rPr>
      </w:pPr>
      <w:r w:rsidRPr="003D73E2">
        <w:rPr>
          <w:rFonts w:ascii="Arial" w:hAnsi="Arial" w:cs="Arial"/>
          <w:b/>
          <w:bCs/>
          <w:iCs/>
          <w:lang w:val="de-DE"/>
        </w:rPr>
        <w:pict w14:anchorId="3938CB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6pt;height:117.6pt">
            <v:imagedata r:id="rId7" o:title=""/>
          </v:shape>
        </w:pict>
      </w:r>
    </w:p>
    <w:p w14:paraId="0953890A" w14:textId="77777777" w:rsidR="00E93DC6" w:rsidRPr="003D73E2" w:rsidRDefault="00E93DC6" w:rsidP="00007724">
      <w:pPr>
        <w:spacing w:after="120"/>
        <w:jc w:val="center"/>
        <w:rPr>
          <w:rFonts w:ascii="Arial" w:hAnsi="Arial" w:cs="Arial"/>
          <w:b/>
          <w:bCs/>
          <w:i/>
          <w:iCs/>
          <w:lang w:val="de-DE"/>
        </w:rPr>
      </w:pPr>
    </w:p>
    <w:p w14:paraId="64BD0D03" w14:textId="77777777" w:rsidR="00CF2477" w:rsidRPr="003D73E2" w:rsidRDefault="00CF2477" w:rsidP="00007724">
      <w:pPr>
        <w:spacing w:after="120"/>
        <w:jc w:val="center"/>
        <w:rPr>
          <w:rFonts w:ascii="Arial" w:hAnsi="Arial" w:cs="Arial"/>
          <w:lang w:val="de-DE"/>
        </w:rPr>
      </w:pPr>
      <w:r w:rsidRPr="003D73E2">
        <w:rPr>
          <w:rFonts w:ascii="Arial" w:hAnsi="Arial" w:cs="Arial"/>
          <w:lang w:val="de-DE"/>
        </w:rPr>
        <w:t>Hình 3.1- Sơ đồ hình dáng và cấu tạo Cọc</w:t>
      </w:r>
    </w:p>
    <w:p w14:paraId="43A917C3" w14:textId="77777777" w:rsidR="00147091" w:rsidRPr="003D73E2" w:rsidRDefault="00147091" w:rsidP="00007724">
      <w:pPr>
        <w:spacing w:after="120"/>
        <w:jc w:val="center"/>
        <w:rPr>
          <w:rFonts w:ascii="Arial" w:hAnsi="Arial" w:cs="Arial"/>
          <w:b/>
          <w:bCs/>
          <w:i/>
          <w:iCs/>
          <w:lang w:val="de-DE"/>
        </w:rPr>
      </w:pPr>
    </w:p>
    <w:p w14:paraId="49016E5A" w14:textId="77777777" w:rsidR="00CF2477" w:rsidRPr="003D73E2" w:rsidRDefault="00CF2477" w:rsidP="00007724">
      <w:pPr>
        <w:spacing w:after="120"/>
        <w:jc w:val="both"/>
        <w:rPr>
          <w:rFonts w:ascii="Arial" w:hAnsi="Arial" w:cs="Arial"/>
          <w:b/>
          <w:bCs/>
          <w:lang w:val="de-DE"/>
        </w:rPr>
      </w:pPr>
      <w:r w:rsidRPr="003D73E2">
        <w:rPr>
          <w:rFonts w:ascii="Arial" w:hAnsi="Arial" w:cs="Arial"/>
          <w:b/>
          <w:bCs/>
          <w:lang w:val="de-DE"/>
        </w:rPr>
        <w:t>3.2.</w:t>
      </w:r>
      <w:r w:rsidR="00C62EE8" w:rsidRPr="003D73E2">
        <w:rPr>
          <w:rFonts w:ascii="Arial" w:hAnsi="Arial" w:cs="Arial"/>
          <w:b/>
          <w:bCs/>
          <w:lang w:val="de-DE"/>
        </w:rPr>
        <w:t xml:space="preserve"> </w:t>
      </w:r>
      <w:r w:rsidRPr="003D73E2">
        <w:rPr>
          <w:rFonts w:ascii="Arial" w:hAnsi="Arial" w:cs="Arial"/>
          <w:b/>
          <w:bCs/>
          <w:lang w:val="de-DE"/>
        </w:rPr>
        <w:t>Các Dầm</w:t>
      </w:r>
    </w:p>
    <w:p w14:paraId="56F35CB8" w14:textId="77777777" w:rsidR="00CF2477" w:rsidRPr="003D73E2" w:rsidRDefault="00CF2477" w:rsidP="00007724">
      <w:pPr>
        <w:spacing w:after="120"/>
        <w:jc w:val="both"/>
        <w:rPr>
          <w:rFonts w:ascii="Arial" w:hAnsi="Arial" w:cs="Arial"/>
          <w:b/>
          <w:bCs/>
          <w:lang w:val="de-DE"/>
        </w:rPr>
      </w:pPr>
      <w:r w:rsidRPr="003D73E2">
        <w:rPr>
          <w:rFonts w:ascii="Arial" w:hAnsi="Arial" w:cs="Arial"/>
          <w:b/>
          <w:bCs/>
          <w:lang w:val="de-DE"/>
        </w:rPr>
        <w:t xml:space="preserve">3.2.1. Dầm chữ T đơn </w:t>
      </w:r>
    </w:p>
    <w:p w14:paraId="5138D982" w14:textId="77777777" w:rsidR="00E93DC6" w:rsidRPr="003D73E2" w:rsidRDefault="00E61A2D" w:rsidP="00007724">
      <w:pPr>
        <w:pStyle w:val="Caption"/>
        <w:spacing w:after="120"/>
        <w:rPr>
          <w:rFonts w:ascii="Arial" w:hAnsi="Arial" w:cs="Arial"/>
          <w:i w:val="0"/>
          <w:sz w:val="20"/>
        </w:rPr>
      </w:pPr>
      <w:r w:rsidRPr="003D73E2">
        <w:rPr>
          <w:rFonts w:ascii="Arial" w:hAnsi="Arial" w:cs="Arial"/>
          <w:i w:val="0"/>
          <w:sz w:val="20"/>
        </w:rPr>
        <w:pict w14:anchorId="52D91F33">
          <v:shape id="_x0000_i1026" type="#_x0000_t75" style="width:480.6pt;height:313.2pt">
            <v:imagedata r:id="rId8" o:title=""/>
          </v:shape>
        </w:pict>
      </w:r>
    </w:p>
    <w:p w14:paraId="0CFD21D4" w14:textId="77777777" w:rsidR="00CF2477" w:rsidRPr="003D73E2" w:rsidRDefault="00CF2477" w:rsidP="00007724">
      <w:pPr>
        <w:spacing w:after="120"/>
        <w:jc w:val="center"/>
        <w:rPr>
          <w:rFonts w:ascii="Arial" w:hAnsi="Arial" w:cs="Arial"/>
          <w:lang w:val="de-DE"/>
        </w:rPr>
      </w:pPr>
      <w:r w:rsidRPr="003D73E2">
        <w:rPr>
          <w:rFonts w:ascii="Arial" w:hAnsi="Arial" w:cs="Arial"/>
          <w:lang w:val="de-DE"/>
        </w:rPr>
        <w:t>Hình 3.2.a- Sơ đồ hình dáng và cấu tạo Dầm chữ T đơn</w:t>
      </w:r>
    </w:p>
    <w:p w14:paraId="66076E12" w14:textId="77777777" w:rsidR="00CF2477" w:rsidRPr="003D73E2" w:rsidRDefault="00CF2477" w:rsidP="00007724">
      <w:pPr>
        <w:spacing w:after="120"/>
        <w:jc w:val="both"/>
        <w:rPr>
          <w:rFonts w:ascii="Arial" w:hAnsi="Arial" w:cs="Arial"/>
          <w:b/>
          <w:bCs/>
        </w:rPr>
      </w:pPr>
      <w:r w:rsidRPr="003D73E2">
        <w:rPr>
          <w:rFonts w:ascii="Arial" w:hAnsi="Arial" w:cs="Arial"/>
          <w:b/>
          <w:bCs/>
        </w:rPr>
        <w:t>3.2.2</w:t>
      </w:r>
      <w:r w:rsidRPr="003D73E2">
        <w:rPr>
          <w:rFonts w:ascii="Arial" w:hAnsi="Arial" w:cs="Arial"/>
        </w:rPr>
        <w:t>.</w:t>
      </w:r>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chữ</w:t>
      </w:r>
      <w:proofErr w:type="spellEnd"/>
      <w:r w:rsidRPr="003D73E2">
        <w:rPr>
          <w:rFonts w:ascii="Arial" w:hAnsi="Arial" w:cs="Arial"/>
          <w:b/>
          <w:bCs/>
        </w:rPr>
        <w:t xml:space="preserve"> T </w:t>
      </w:r>
      <w:proofErr w:type="spellStart"/>
      <w:r w:rsidRPr="003D73E2">
        <w:rPr>
          <w:rFonts w:ascii="Arial" w:hAnsi="Arial" w:cs="Arial"/>
          <w:b/>
          <w:bCs/>
        </w:rPr>
        <w:t>đôi</w:t>
      </w:r>
      <w:proofErr w:type="spellEnd"/>
    </w:p>
    <w:p w14:paraId="4616A140" w14:textId="77777777" w:rsidR="00F7735E" w:rsidRPr="003D73E2" w:rsidRDefault="00F7735E" w:rsidP="00007724">
      <w:pPr>
        <w:spacing w:after="120"/>
        <w:jc w:val="both"/>
        <w:rPr>
          <w:rFonts w:ascii="Arial" w:hAnsi="Arial" w:cs="Arial"/>
          <w:b/>
          <w:bCs/>
        </w:rPr>
      </w:pPr>
    </w:p>
    <w:p w14:paraId="6D34DFA0" w14:textId="77777777" w:rsidR="00E93DC6" w:rsidRPr="003D73E2" w:rsidRDefault="00F7735E" w:rsidP="00007724">
      <w:pPr>
        <w:numPr>
          <w:ins w:id="9" w:author="VNN.R9" w:date="2006-04-12T07:58:00Z"/>
        </w:numPr>
        <w:spacing w:after="120"/>
        <w:jc w:val="center"/>
        <w:rPr>
          <w:rFonts w:ascii="Arial" w:hAnsi="Arial" w:cs="Arial"/>
          <w:b/>
          <w:i/>
          <w:iCs/>
        </w:rPr>
      </w:pPr>
      <w:r w:rsidRPr="003D73E2">
        <w:rPr>
          <w:rFonts w:ascii="Arial" w:hAnsi="Arial" w:cs="Arial"/>
          <w:b/>
        </w:rPr>
        <w:lastRenderedPageBreak/>
        <w:pict w14:anchorId="6E8ECB08">
          <v:shape id="_x0000_i1027" type="#_x0000_t75" style="width:481.8pt;height:318pt">
            <v:imagedata r:id="rId9" o:title=""/>
          </v:shape>
        </w:pict>
      </w:r>
    </w:p>
    <w:p w14:paraId="2073F2FD"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3.2.b -</w:t>
      </w:r>
      <w:r w:rsidRPr="003D73E2">
        <w:rPr>
          <w:rFonts w:ascii="Arial" w:hAnsi="Arial" w:cs="Arial"/>
          <w:lang w:val="de-DE"/>
        </w:rPr>
        <w:t>Sơ đồ hình dáng và cấu tạo Dầm chữ T đôi</w:t>
      </w:r>
    </w:p>
    <w:p w14:paraId="1B3DA31D" w14:textId="77777777" w:rsidR="00E93DC6" w:rsidRPr="003D73E2" w:rsidRDefault="00CF2477" w:rsidP="00007724">
      <w:pPr>
        <w:numPr>
          <w:ins w:id="10" w:author="VNN.R9" w:date="2005-10-17T09:12:00Z"/>
        </w:numPr>
        <w:spacing w:after="120"/>
        <w:rPr>
          <w:rFonts w:ascii="Arial" w:hAnsi="Arial" w:cs="Arial"/>
          <w:lang w:val="de-DE"/>
        </w:rPr>
      </w:pPr>
      <w:r w:rsidRPr="003D73E2">
        <w:rPr>
          <w:rFonts w:ascii="Arial" w:hAnsi="Arial" w:cs="Arial"/>
          <w:b/>
          <w:bCs/>
          <w:lang w:val="de-DE"/>
        </w:rPr>
        <w:t xml:space="preserve">3.2.3. </w:t>
      </w:r>
      <w:r w:rsidR="008070C7" w:rsidRPr="003D73E2">
        <w:rPr>
          <w:rFonts w:ascii="Arial" w:hAnsi="Arial" w:cs="Arial"/>
          <w:b/>
          <w:bCs/>
          <w:lang w:val="de-DE"/>
        </w:rPr>
        <w:t>Dầm móng và dầm tường l</w:t>
      </w:r>
      <w:r w:rsidRPr="003D73E2">
        <w:rPr>
          <w:rFonts w:ascii="Arial" w:hAnsi="Arial" w:cs="Arial"/>
          <w:b/>
          <w:bCs/>
          <w:lang w:val="de-DE"/>
        </w:rPr>
        <w:t>ửng</w:t>
      </w:r>
      <w:r w:rsidR="004E4C01" w:rsidRPr="003D73E2">
        <w:rPr>
          <w:rFonts w:ascii="Arial" w:hAnsi="Arial" w:cs="Arial"/>
        </w:rPr>
        <w:pict w14:anchorId="770FD422">
          <v:shape id="_x0000_i1028" type="#_x0000_t75" style="width:476.4pt;height:256.8pt">
            <v:imagedata r:id="rId10" o:title=""/>
          </v:shape>
        </w:pict>
      </w:r>
    </w:p>
    <w:p w14:paraId="26A742CA" w14:textId="77777777" w:rsidR="00CF2477" w:rsidRPr="003D73E2" w:rsidRDefault="00CF2477" w:rsidP="00007724">
      <w:pPr>
        <w:spacing w:after="120"/>
        <w:jc w:val="center"/>
        <w:rPr>
          <w:rFonts w:ascii="Arial" w:hAnsi="Arial" w:cs="Arial"/>
          <w:lang w:val="de-DE"/>
        </w:rPr>
      </w:pPr>
      <w:r w:rsidRPr="003D73E2">
        <w:rPr>
          <w:rFonts w:ascii="Arial" w:hAnsi="Arial" w:cs="Arial"/>
          <w:lang w:val="de-DE"/>
        </w:rPr>
        <w:t>Hình 3.2.c - Sơ đồ hình dáng và cấu tạo Dầm móng và Dầm tường lửng</w:t>
      </w:r>
    </w:p>
    <w:p w14:paraId="79B9FC25" w14:textId="77777777" w:rsidR="00E93DC6" w:rsidRPr="003D73E2" w:rsidRDefault="00CF2477" w:rsidP="00007724">
      <w:pPr>
        <w:spacing w:after="120"/>
        <w:rPr>
          <w:rFonts w:ascii="Arial" w:hAnsi="Arial" w:cs="Arial"/>
          <w:b/>
          <w:bCs/>
        </w:rPr>
      </w:pPr>
      <w:r w:rsidRPr="003D73E2">
        <w:rPr>
          <w:rFonts w:ascii="Arial" w:hAnsi="Arial" w:cs="Arial"/>
          <w:b/>
          <w:bCs/>
        </w:rPr>
        <w:t xml:space="preserve">3.2.4.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chữ</w:t>
      </w:r>
      <w:proofErr w:type="spellEnd"/>
      <w:r w:rsidRPr="003D73E2">
        <w:rPr>
          <w:rFonts w:ascii="Arial" w:hAnsi="Arial" w:cs="Arial"/>
          <w:b/>
          <w:bCs/>
        </w:rPr>
        <w:t xml:space="preserve"> I</w:t>
      </w:r>
      <w:r w:rsidR="008070C7" w:rsidRPr="003D73E2">
        <w:rPr>
          <w:rFonts w:ascii="Arial" w:hAnsi="Arial" w:cs="Arial"/>
          <w:b/>
          <w:bCs/>
        </w:rPr>
        <w:t xml:space="preserve"> </w:t>
      </w:r>
    </w:p>
    <w:p w14:paraId="6F0B238E" w14:textId="77777777" w:rsidR="00E93DC6" w:rsidRPr="003D73E2" w:rsidRDefault="00BE58C7" w:rsidP="00007724">
      <w:pPr>
        <w:spacing w:after="120"/>
        <w:jc w:val="center"/>
        <w:rPr>
          <w:rFonts w:ascii="Arial" w:hAnsi="Arial" w:cs="Arial"/>
          <w:b/>
          <w:bCs/>
        </w:rPr>
      </w:pPr>
      <w:r w:rsidRPr="003D73E2">
        <w:rPr>
          <w:rFonts w:ascii="Arial" w:hAnsi="Arial" w:cs="Arial"/>
          <w:b/>
          <w:bCs/>
        </w:rPr>
        <w:lastRenderedPageBreak/>
        <w:pict w14:anchorId="354A21A6">
          <v:shape id="_x0000_i1029" type="#_x0000_t75" style="width:477.6pt;height:273pt">
            <v:imagedata r:id="rId11" o:title=""/>
          </v:shape>
        </w:pict>
      </w:r>
    </w:p>
    <w:p w14:paraId="195FF234" w14:textId="77777777" w:rsidR="00E93DC6" w:rsidRPr="003D73E2" w:rsidRDefault="00C62EE8" w:rsidP="00007724">
      <w:pPr>
        <w:spacing w:after="120"/>
        <w:jc w:val="right"/>
        <w:rPr>
          <w:rFonts w:ascii="Arial" w:hAnsi="Arial" w:cs="Arial"/>
          <w:bCs/>
          <w:iCs/>
        </w:rPr>
      </w:pPr>
      <w:r w:rsidRPr="003D73E2">
        <w:rPr>
          <w:rFonts w:ascii="Arial" w:hAnsi="Arial" w:cs="Arial"/>
          <w:bCs/>
          <w:iCs/>
        </w:rPr>
        <w:t xml:space="preserve"> </w:t>
      </w:r>
    </w:p>
    <w:p w14:paraId="10DB72DC"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3.2.d - </w:t>
      </w:r>
      <w:r w:rsidRPr="003D73E2">
        <w:rPr>
          <w:rFonts w:ascii="Arial" w:hAnsi="Arial" w:cs="Arial"/>
          <w:lang w:val="de-DE"/>
        </w:rPr>
        <w:t>Sơ đồ hình dáng và cấu tạo Dầm chữ I</w:t>
      </w:r>
    </w:p>
    <w:p w14:paraId="4DD21DB7" w14:textId="77777777" w:rsidR="00CF2477" w:rsidRPr="003D73E2" w:rsidRDefault="00CF2477" w:rsidP="00007724">
      <w:pPr>
        <w:spacing w:after="120"/>
        <w:rPr>
          <w:rFonts w:ascii="Arial" w:hAnsi="Arial" w:cs="Arial"/>
          <w:b/>
          <w:bCs/>
        </w:rPr>
      </w:pPr>
      <w:r w:rsidRPr="003D73E2">
        <w:rPr>
          <w:rFonts w:ascii="Arial" w:hAnsi="Arial" w:cs="Arial"/>
          <w:b/>
          <w:bCs/>
        </w:rPr>
        <w:t xml:space="preserve">3.2.5.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hộp</w:t>
      </w:r>
      <w:proofErr w:type="spellEnd"/>
    </w:p>
    <w:p w14:paraId="10CACD60" w14:textId="77777777" w:rsidR="008070C7" w:rsidRPr="003D73E2" w:rsidRDefault="008070C7" w:rsidP="00007724">
      <w:pPr>
        <w:spacing w:after="120"/>
        <w:rPr>
          <w:rFonts w:ascii="Arial" w:hAnsi="Arial" w:cs="Arial"/>
        </w:rPr>
      </w:pPr>
      <w:r w:rsidRPr="003D73E2">
        <w:rPr>
          <w:rFonts w:ascii="Arial" w:hAnsi="Arial" w:cs="Arial"/>
          <w:b/>
          <w:lang w:val="pt-PT"/>
        </w:rPr>
        <w:pict w14:anchorId="77F9BC89">
          <v:shape id="_x0000_i1030" type="#_x0000_t75" style="width:478.8pt;height:271.2pt">
            <v:imagedata r:id="rId12" o:title=""/>
          </v:shape>
        </w:pict>
      </w:r>
    </w:p>
    <w:p w14:paraId="4F3591D3"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3.2. e- </w:t>
      </w:r>
      <w:r w:rsidRPr="003D73E2">
        <w:rPr>
          <w:rFonts w:ascii="Arial" w:hAnsi="Arial" w:cs="Arial"/>
          <w:lang w:val="de-DE"/>
        </w:rPr>
        <w:t>Sơ đồ hình dáng và cấu tạo Dầm hộp</w:t>
      </w:r>
    </w:p>
    <w:p w14:paraId="55281D19" w14:textId="77777777" w:rsidR="00E93DC6" w:rsidRPr="003D73E2" w:rsidRDefault="00E93DC6" w:rsidP="00007724">
      <w:pPr>
        <w:spacing w:after="120"/>
        <w:jc w:val="center"/>
        <w:rPr>
          <w:rFonts w:ascii="Arial" w:hAnsi="Arial" w:cs="Arial"/>
          <w:b/>
          <w:bCs/>
          <w:i/>
          <w:iCs/>
          <w:lang w:val="de-DE"/>
        </w:rPr>
      </w:pPr>
    </w:p>
    <w:p w14:paraId="7EF132ED" w14:textId="77777777" w:rsidR="00E93DC6" w:rsidRPr="003D73E2" w:rsidRDefault="00CF2477" w:rsidP="00007724">
      <w:pPr>
        <w:spacing w:after="120"/>
        <w:jc w:val="both"/>
        <w:rPr>
          <w:rFonts w:ascii="Arial" w:hAnsi="Arial" w:cs="Arial"/>
          <w:b/>
          <w:bCs/>
        </w:rPr>
      </w:pPr>
      <w:r w:rsidRPr="003D73E2">
        <w:rPr>
          <w:rFonts w:ascii="Arial" w:hAnsi="Arial" w:cs="Arial"/>
          <w:b/>
          <w:bCs/>
        </w:rPr>
        <w:t>3.3.</w:t>
      </w:r>
      <w:r w:rsidR="00C62EE8" w:rsidRPr="003D73E2">
        <w:rPr>
          <w:rFonts w:ascii="Arial" w:hAnsi="Arial" w:cs="Arial"/>
          <w:b/>
          <w:bCs/>
        </w:rPr>
        <w:t xml:space="preserve"> </w:t>
      </w:r>
      <w:proofErr w:type="spellStart"/>
      <w:r w:rsidRPr="003D73E2">
        <w:rPr>
          <w:rFonts w:ascii="Arial" w:hAnsi="Arial" w:cs="Arial"/>
          <w:b/>
          <w:bCs/>
        </w:rPr>
        <w:t>Cột</w:t>
      </w:r>
      <w:proofErr w:type="spellEnd"/>
    </w:p>
    <w:p w14:paraId="063BAF0E" w14:textId="77777777" w:rsidR="008070C7" w:rsidRPr="003D73E2" w:rsidRDefault="008070C7" w:rsidP="00007724">
      <w:pPr>
        <w:spacing w:after="120"/>
        <w:jc w:val="both"/>
        <w:rPr>
          <w:rFonts w:ascii="Arial" w:hAnsi="Arial" w:cs="Arial"/>
          <w:bCs/>
          <w:iCs/>
        </w:rPr>
      </w:pPr>
      <w:r w:rsidRPr="003D73E2">
        <w:rPr>
          <w:rFonts w:ascii="Arial" w:hAnsi="Arial" w:cs="Arial"/>
          <w:b/>
          <w:bCs/>
        </w:rPr>
        <w:lastRenderedPageBreak/>
        <w:pict w14:anchorId="42C2CECD">
          <v:shape id="_x0000_i1031" type="#_x0000_t75" style="width:477.6pt;height:271.2pt">
            <v:imagedata r:id="rId13" o:title=""/>
          </v:shape>
        </w:pict>
      </w:r>
    </w:p>
    <w:p w14:paraId="3AB7506D" w14:textId="77777777" w:rsidR="00CF2477" w:rsidRPr="003D73E2" w:rsidRDefault="00CF2477" w:rsidP="00007724">
      <w:pPr>
        <w:spacing w:after="120"/>
        <w:jc w:val="center"/>
        <w:rPr>
          <w:rFonts w:ascii="Arial" w:hAnsi="Arial" w:cs="Arial"/>
        </w:rPr>
      </w:pPr>
      <w:proofErr w:type="spellStart"/>
      <w:r w:rsidRPr="003D73E2">
        <w:rPr>
          <w:rFonts w:ascii="Arial" w:hAnsi="Arial" w:cs="Arial"/>
        </w:rPr>
        <w:t>Hình</w:t>
      </w:r>
      <w:proofErr w:type="spellEnd"/>
      <w:r w:rsidRPr="003D73E2">
        <w:rPr>
          <w:rFonts w:ascii="Arial" w:hAnsi="Arial" w:cs="Arial"/>
        </w:rPr>
        <w:t xml:space="preserve"> 3.3 - </w:t>
      </w:r>
      <w:r w:rsidRPr="003D73E2">
        <w:rPr>
          <w:rFonts w:ascii="Arial" w:hAnsi="Arial" w:cs="Arial"/>
          <w:lang w:val="de-DE"/>
        </w:rPr>
        <w:t>Sơ đồ hình dáng và cấu tạo Cột</w:t>
      </w:r>
    </w:p>
    <w:p w14:paraId="2595431C" w14:textId="77777777" w:rsidR="00CF2477" w:rsidRPr="003D73E2" w:rsidRDefault="00CF2477" w:rsidP="00007724">
      <w:pPr>
        <w:spacing w:after="120"/>
        <w:jc w:val="both"/>
        <w:rPr>
          <w:rFonts w:ascii="Arial" w:hAnsi="Arial" w:cs="Arial"/>
          <w:b/>
          <w:bCs/>
        </w:rPr>
      </w:pPr>
      <w:r w:rsidRPr="003D73E2">
        <w:rPr>
          <w:rFonts w:ascii="Arial" w:hAnsi="Arial" w:cs="Arial"/>
          <w:b/>
          <w:bCs/>
        </w:rPr>
        <w:t>3.4.</w:t>
      </w:r>
      <w:r w:rsidR="00C62EE8" w:rsidRPr="003D73E2">
        <w:rPr>
          <w:rFonts w:ascii="Arial" w:hAnsi="Arial" w:cs="Arial"/>
          <w:b/>
          <w:bCs/>
        </w:rPr>
        <w:t xml:space="preserve"> </w:t>
      </w:r>
      <w:proofErr w:type="spellStart"/>
      <w:r w:rsidRPr="003D73E2">
        <w:rPr>
          <w:rFonts w:ascii="Arial" w:hAnsi="Arial" w:cs="Arial"/>
          <w:b/>
          <w:bCs/>
        </w:rPr>
        <w:t>Bản</w:t>
      </w:r>
      <w:proofErr w:type="spellEnd"/>
      <w:r w:rsidRPr="003D73E2">
        <w:rPr>
          <w:rFonts w:ascii="Arial" w:hAnsi="Arial" w:cs="Arial"/>
          <w:b/>
          <w:bCs/>
        </w:rPr>
        <w:t xml:space="preserve"> thang</w:t>
      </w:r>
    </w:p>
    <w:p w14:paraId="6A3C5705" w14:textId="77777777" w:rsidR="00E93DC6" w:rsidRPr="003D73E2" w:rsidRDefault="00E93DC6" w:rsidP="00007724">
      <w:pPr>
        <w:spacing w:after="120"/>
        <w:jc w:val="center"/>
        <w:rPr>
          <w:rFonts w:ascii="Arial" w:hAnsi="Arial" w:cs="Arial"/>
        </w:rPr>
      </w:pPr>
    </w:p>
    <w:p w14:paraId="27E35075" w14:textId="77777777" w:rsidR="008070C7" w:rsidRPr="003D73E2" w:rsidRDefault="008070C7" w:rsidP="00007724">
      <w:pPr>
        <w:spacing w:after="120"/>
        <w:jc w:val="center"/>
        <w:rPr>
          <w:rFonts w:ascii="Arial" w:hAnsi="Arial" w:cs="Arial"/>
        </w:rPr>
      </w:pPr>
      <w:r w:rsidRPr="003D73E2">
        <w:rPr>
          <w:rFonts w:ascii="Arial" w:hAnsi="Arial" w:cs="Arial"/>
          <w:b/>
        </w:rPr>
        <w:pict w14:anchorId="46847234">
          <v:shape id="_x0000_i1032" type="#_x0000_t75" style="width:283.8pt;height:315.6pt">
            <v:imagedata r:id="rId14" o:title=""/>
          </v:shape>
        </w:pict>
      </w:r>
    </w:p>
    <w:p w14:paraId="569252B9" w14:textId="77777777" w:rsidR="000C2215" w:rsidRPr="003D73E2" w:rsidRDefault="000C2215" w:rsidP="00007724">
      <w:pPr>
        <w:spacing w:after="120"/>
        <w:jc w:val="center"/>
        <w:rPr>
          <w:rFonts w:ascii="Arial" w:hAnsi="Arial" w:cs="Arial"/>
          <w:bCs/>
          <w:iCs/>
        </w:rPr>
      </w:pPr>
    </w:p>
    <w:p w14:paraId="467C6237"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3.4 - </w:t>
      </w:r>
      <w:r w:rsidRPr="003D73E2">
        <w:rPr>
          <w:rFonts w:ascii="Arial" w:hAnsi="Arial" w:cs="Arial"/>
          <w:lang w:val="de-DE"/>
        </w:rPr>
        <w:t>Sơ đồ hình dáng và cấu tạo Bản thang</w:t>
      </w:r>
    </w:p>
    <w:p w14:paraId="2CD0BE1C" w14:textId="77777777" w:rsidR="00CF2477" w:rsidRPr="003D73E2" w:rsidRDefault="00CF2477" w:rsidP="00007724">
      <w:pPr>
        <w:spacing w:after="120"/>
        <w:rPr>
          <w:rFonts w:ascii="Arial" w:hAnsi="Arial" w:cs="Arial"/>
          <w:b/>
          <w:bCs/>
        </w:rPr>
      </w:pPr>
      <w:r w:rsidRPr="003D73E2">
        <w:rPr>
          <w:rFonts w:ascii="Arial" w:hAnsi="Arial" w:cs="Arial"/>
          <w:b/>
          <w:bCs/>
        </w:rPr>
        <w:t>3.5.</w:t>
      </w:r>
      <w:r w:rsidR="00C62EE8"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tường</w:t>
      </w:r>
      <w:proofErr w:type="spellEnd"/>
    </w:p>
    <w:p w14:paraId="5F1A01C0" w14:textId="77777777" w:rsidR="00CF2477" w:rsidRPr="003D73E2" w:rsidRDefault="00CF2477" w:rsidP="00007724">
      <w:pPr>
        <w:spacing w:after="120"/>
        <w:rPr>
          <w:rFonts w:ascii="Arial" w:hAnsi="Arial" w:cs="Arial"/>
        </w:rPr>
      </w:pPr>
    </w:p>
    <w:p w14:paraId="03C20AD4" w14:textId="77777777" w:rsidR="00CF2477" w:rsidRPr="003D73E2" w:rsidRDefault="00CF2477" w:rsidP="00007724">
      <w:pPr>
        <w:numPr>
          <w:ilvl w:val="2"/>
          <w:numId w:val="42"/>
        </w:numPr>
        <w:tabs>
          <w:tab w:val="left" w:pos="1725"/>
        </w:tabs>
        <w:spacing w:after="120"/>
        <w:ind w:left="0" w:firstLine="0"/>
        <w:rPr>
          <w:rFonts w:ascii="Arial" w:hAnsi="Arial" w:cs="Arial"/>
          <w:b/>
          <w:bCs/>
        </w:rPr>
      </w:pP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tường</w:t>
      </w:r>
      <w:proofErr w:type="spellEnd"/>
      <w:r w:rsidRPr="003D73E2">
        <w:rPr>
          <w:rFonts w:ascii="Arial" w:hAnsi="Arial" w:cs="Arial"/>
          <w:b/>
          <w:bCs/>
        </w:rPr>
        <w:t xml:space="preserve"> </w:t>
      </w:r>
      <w:proofErr w:type="spellStart"/>
      <w:r w:rsidRPr="003D73E2">
        <w:rPr>
          <w:rFonts w:ascii="Arial" w:hAnsi="Arial" w:cs="Arial"/>
          <w:b/>
          <w:bCs/>
        </w:rPr>
        <w:t>có</w:t>
      </w:r>
      <w:proofErr w:type="spellEnd"/>
      <w:r w:rsidRPr="003D73E2">
        <w:rPr>
          <w:rFonts w:ascii="Arial" w:hAnsi="Arial" w:cs="Arial"/>
          <w:b/>
          <w:bCs/>
        </w:rPr>
        <w:t xml:space="preserve"> </w:t>
      </w:r>
      <w:proofErr w:type="spellStart"/>
      <w:r w:rsidRPr="003D73E2">
        <w:rPr>
          <w:rFonts w:ascii="Arial" w:hAnsi="Arial" w:cs="Arial"/>
          <w:b/>
          <w:bCs/>
        </w:rPr>
        <w:t>sườn</w:t>
      </w:r>
      <w:proofErr w:type="spellEnd"/>
    </w:p>
    <w:p w14:paraId="462625F5" w14:textId="77777777" w:rsidR="00E93DC6" w:rsidRPr="003D73E2" w:rsidRDefault="00B93AE2" w:rsidP="00007724">
      <w:pPr>
        <w:spacing w:after="120"/>
        <w:jc w:val="center"/>
        <w:rPr>
          <w:rFonts w:ascii="Arial" w:hAnsi="Arial" w:cs="Arial"/>
          <w:b/>
          <w:bCs/>
          <w:iCs/>
        </w:rPr>
      </w:pPr>
      <w:r w:rsidRPr="003D73E2">
        <w:rPr>
          <w:rFonts w:ascii="Arial" w:hAnsi="Arial" w:cs="Arial"/>
          <w:b/>
          <w:bCs/>
          <w:iCs/>
        </w:rPr>
        <w:lastRenderedPageBreak/>
        <w:pict w14:anchorId="621E05A9">
          <v:shape id="_x0000_i1033" type="#_x0000_t75" style="width:473.4pt;height:281.4pt">
            <v:imagedata r:id="rId15" o:title=""/>
          </v:shape>
        </w:pict>
      </w:r>
    </w:p>
    <w:p w14:paraId="408AF1A9" w14:textId="77777777" w:rsidR="00E93DC6" w:rsidRPr="003D73E2" w:rsidRDefault="00E93DC6" w:rsidP="00007724">
      <w:pPr>
        <w:spacing w:after="120"/>
        <w:jc w:val="center"/>
        <w:rPr>
          <w:rFonts w:ascii="Arial" w:hAnsi="Arial" w:cs="Arial"/>
          <w:b/>
          <w:bCs/>
          <w:i/>
          <w:iCs/>
        </w:rPr>
      </w:pPr>
    </w:p>
    <w:p w14:paraId="2D65A914"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3.5.a- </w:t>
      </w:r>
      <w:r w:rsidRPr="003D73E2">
        <w:rPr>
          <w:rFonts w:ascii="Arial" w:hAnsi="Arial" w:cs="Arial"/>
          <w:lang w:val="de-DE"/>
        </w:rPr>
        <w:t>Sơ đồ hình dáng và cấu tạo tấm Tường có sườn</w:t>
      </w:r>
    </w:p>
    <w:p w14:paraId="30141F16" w14:textId="77777777" w:rsidR="00CF2477" w:rsidRPr="003D73E2" w:rsidRDefault="00CF2477" w:rsidP="00007724">
      <w:pPr>
        <w:tabs>
          <w:tab w:val="left" w:pos="1725"/>
        </w:tabs>
        <w:spacing w:after="120"/>
        <w:rPr>
          <w:rFonts w:ascii="Arial" w:hAnsi="Arial" w:cs="Arial"/>
          <w:b/>
          <w:bCs/>
          <w:lang w:val="de-DE"/>
        </w:rPr>
      </w:pPr>
      <w:r w:rsidRPr="003D73E2">
        <w:rPr>
          <w:rFonts w:ascii="Arial" w:hAnsi="Arial" w:cs="Arial"/>
          <w:b/>
          <w:bCs/>
          <w:lang w:val="de-DE"/>
        </w:rPr>
        <w:t>3.5.2.</w:t>
      </w:r>
      <w:r w:rsidR="00C62EE8" w:rsidRPr="003D73E2">
        <w:rPr>
          <w:rFonts w:ascii="Arial" w:hAnsi="Arial" w:cs="Arial"/>
          <w:b/>
          <w:bCs/>
          <w:lang w:val="de-DE"/>
        </w:rPr>
        <w:t xml:space="preserve"> </w:t>
      </w:r>
      <w:r w:rsidRPr="003D73E2">
        <w:rPr>
          <w:rFonts w:ascii="Arial" w:hAnsi="Arial" w:cs="Arial"/>
          <w:b/>
          <w:bCs/>
          <w:lang w:val="de-DE"/>
        </w:rPr>
        <w:t>Tấm tường cách âm- nhiệt</w:t>
      </w:r>
    </w:p>
    <w:p w14:paraId="0EF95906" w14:textId="77777777" w:rsidR="00BB7E90" w:rsidRPr="003D73E2" w:rsidRDefault="00B93AE2" w:rsidP="00007724">
      <w:pPr>
        <w:numPr>
          <w:ins w:id="11" w:author="VNN.R9" w:date="2006-04-12T08:30:00Z"/>
        </w:numPr>
        <w:spacing w:after="120"/>
        <w:jc w:val="center"/>
        <w:rPr>
          <w:rFonts w:ascii="Arial" w:hAnsi="Arial" w:cs="Arial"/>
          <w:lang w:val="pt-PT"/>
        </w:rPr>
      </w:pPr>
      <w:r w:rsidRPr="003D73E2">
        <w:rPr>
          <w:rFonts w:ascii="Arial" w:hAnsi="Arial" w:cs="Arial"/>
          <w:lang w:val="pt-PT"/>
        </w:rPr>
        <w:pict w14:anchorId="34CC1D41">
          <v:shape id="_x0000_i1034" type="#_x0000_t75" style="width:473.4pt;height:309pt">
            <v:imagedata r:id="rId16" o:title=""/>
          </v:shape>
        </w:pict>
      </w:r>
    </w:p>
    <w:p w14:paraId="0ED90058" w14:textId="77777777" w:rsidR="00CF2477" w:rsidRPr="003D73E2" w:rsidRDefault="00CF2477" w:rsidP="00007724">
      <w:pPr>
        <w:spacing w:after="120"/>
        <w:jc w:val="center"/>
        <w:rPr>
          <w:rFonts w:ascii="Arial" w:hAnsi="Arial" w:cs="Arial"/>
          <w:lang w:val="de-DE"/>
        </w:rPr>
      </w:pPr>
      <w:r w:rsidRPr="003D73E2">
        <w:rPr>
          <w:rFonts w:ascii="Arial" w:hAnsi="Arial" w:cs="Arial"/>
          <w:lang w:val="pt-PT"/>
        </w:rPr>
        <w:t xml:space="preserve">Hình 3.5.b- </w:t>
      </w:r>
      <w:r w:rsidRPr="003D73E2">
        <w:rPr>
          <w:rFonts w:ascii="Arial" w:hAnsi="Arial" w:cs="Arial"/>
          <w:lang w:val="de-DE"/>
        </w:rPr>
        <w:t>Sơ đồ hình dáng và cấu tạo tấm Tường cách âm – nhiệt</w:t>
      </w:r>
    </w:p>
    <w:p w14:paraId="35EED62F" w14:textId="77777777" w:rsidR="00E93DC6" w:rsidRPr="003D73E2" w:rsidRDefault="00CF2477" w:rsidP="00007724">
      <w:pPr>
        <w:spacing w:after="120"/>
        <w:jc w:val="both"/>
        <w:rPr>
          <w:rFonts w:ascii="Arial" w:hAnsi="Arial" w:cs="Arial"/>
          <w:b/>
          <w:bCs/>
          <w:lang w:val="de-DE"/>
        </w:rPr>
      </w:pPr>
      <w:r w:rsidRPr="003D73E2">
        <w:rPr>
          <w:rFonts w:ascii="Arial" w:hAnsi="Arial" w:cs="Arial"/>
          <w:b/>
          <w:bCs/>
          <w:lang w:val="de-DE"/>
        </w:rPr>
        <w:t>3.6.</w:t>
      </w:r>
      <w:r w:rsidR="00C62EE8" w:rsidRPr="003D73E2">
        <w:rPr>
          <w:rFonts w:ascii="Arial" w:hAnsi="Arial" w:cs="Arial"/>
          <w:b/>
          <w:bCs/>
          <w:lang w:val="de-DE"/>
        </w:rPr>
        <w:t xml:space="preserve"> </w:t>
      </w:r>
      <w:r w:rsidRPr="003D73E2">
        <w:rPr>
          <w:rFonts w:ascii="Arial" w:hAnsi="Arial" w:cs="Arial"/>
          <w:b/>
          <w:bCs/>
          <w:lang w:val="de-DE"/>
        </w:rPr>
        <w:t xml:space="preserve">Xà gồ </w:t>
      </w:r>
      <w:r w:rsidRPr="003D73E2">
        <w:rPr>
          <w:rFonts w:ascii="Arial" w:hAnsi="Arial" w:cs="Arial"/>
          <w:b/>
          <w:bCs/>
          <w:lang w:val="nb-NO"/>
        </w:rPr>
        <w:t>chữ T (hoặc hình thang)</w:t>
      </w:r>
    </w:p>
    <w:p w14:paraId="269B94FA" w14:textId="77777777" w:rsidR="00CF2477" w:rsidRPr="003D73E2" w:rsidRDefault="00CF2477" w:rsidP="00007724">
      <w:pPr>
        <w:spacing w:after="120"/>
        <w:jc w:val="center"/>
        <w:rPr>
          <w:rFonts w:ascii="Arial" w:hAnsi="Arial" w:cs="Arial"/>
          <w:lang w:val="de-DE"/>
        </w:rPr>
      </w:pPr>
      <w:r w:rsidRPr="003D73E2">
        <w:rPr>
          <w:rFonts w:ascii="Arial" w:hAnsi="Arial" w:cs="Arial"/>
          <w:lang w:val="de-DE"/>
        </w:rPr>
        <w:t>Hình 3.6 - Sơ đồ hình dáng và cấu tạo Xà gồ chữ T và Xà gồ hình thang</w:t>
      </w:r>
    </w:p>
    <w:p w14:paraId="39AF14BC" w14:textId="77777777" w:rsidR="00CF2477" w:rsidRPr="003D73E2" w:rsidRDefault="00CF2477" w:rsidP="00007724">
      <w:pPr>
        <w:numPr>
          <w:ilvl w:val="1"/>
          <w:numId w:val="43"/>
        </w:numPr>
        <w:spacing w:after="120"/>
        <w:ind w:left="0" w:firstLine="0"/>
        <w:jc w:val="both"/>
        <w:rPr>
          <w:rFonts w:ascii="Arial" w:hAnsi="Arial" w:cs="Arial"/>
          <w:b/>
          <w:bCs/>
        </w:rPr>
      </w:pPr>
      <w:r w:rsidRPr="003D73E2">
        <w:rPr>
          <w:rFonts w:ascii="Arial" w:hAnsi="Arial" w:cs="Arial"/>
          <w:b/>
          <w:bCs/>
          <w:lang w:val="de-DE"/>
        </w:rPr>
        <w:t>Tấm sà</w:t>
      </w:r>
      <w:r w:rsidRPr="003D73E2">
        <w:rPr>
          <w:rFonts w:ascii="Arial" w:hAnsi="Arial" w:cs="Arial"/>
          <w:b/>
          <w:bCs/>
        </w:rPr>
        <w:t xml:space="preserve">n </w:t>
      </w:r>
    </w:p>
    <w:p w14:paraId="0CBB48F1" w14:textId="77777777" w:rsidR="00CF2477" w:rsidRPr="003D73E2" w:rsidRDefault="00CF2477" w:rsidP="00007724">
      <w:pPr>
        <w:spacing w:after="120"/>
        <w:jc w:val="both"/>
        <w:rPr>
          <w:rFonts w:ascii="Arial" w:hAnsi="Arial" w:cs="Arial"/>
          <w:b/>
          <w:bCs/>
        </w:rPr>
      </w:pPr>
      <w:r w:rsidRPr="003D73E2">
        <w:rPr>
          <w:rFonts w:ascii="Arial" w:hAnsi="Arial" w:cs="Arial"/>
          <w:b/>
          <w:bCs/>
        </w:rPr>
        <w:t>3.7.1.</w:t>
      </w:r>
      <w:r w:rsidR="00C62EE8"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rỗng</w:t>
      </w:r>
      <w:proofErr w:type="spellEnd"/>
    </w:p>
    <w:p w14:paraId="07E9F476" w14:textId="77777777" w:rsidR="008070C7" w:rsidRPr="003D73E2" w:rsidRDefault="008070C7" w:rsidP="00007724">
      <w:pPr>
        <w:spacing w:after="120"/>
        <w:jc w:val="both"/>
        <w:rPr>
          <w:rFonts w:ascii="Arial" w:hAnsi="Arial" w:cs="Arial"/>
          <w:b/>
          <w:bCs/>
        </w:rPr>
      </w:pPr>
      <w:r w:rsidRPr="003D73E2">
        <w:rPr>
          <w:rFonts w:ascii="Arial" w:hAnsi="Arial" w:cs="Arial"/>
          <w:lang w:val="de-DE"/>
        </w:rPr>
        <w:lastRenderedPageBreak/>
        <w:pict w14:anchorId="158B1FEE">
          <v:shape id="_x0000_i1035" type="#_x0000_t75" style="width:475.8pt;height:273pt">
            <v:imagedata r:id="rId17" o:title=""/>
          </v:shape>
        </w:pict>
      </w:r>
    </w:p>
    <w:p w14:paraId="3553FB1B" w14:textId="77777777" w:rsidR="00E93DC6" w:rsidRPr="003D73E2" w:rsidRDefault="00601A74" w:rsidP="00007724">
      <w:pPr>
        <w:spacing w:after="120"/>
        <w:jc w:val="center"/>
        <w:rPr>
          <w:rFonts w:ascii="Arial" w:hAnsi="Arial" w:cs="Arial"/>
          <w:b/>
          <w:bCs/>
          <w:iCs/>
        </w:rPr>
      </w:pPr>
      <w:r w:rsidRPr="003D73E2">
        <w:rPr>
          <w:rFonts w:ascii="Arial" w:hAnsi="Arial" w:cs="Arial"/>
          <w:b/>
          <w:bCs/>
          <w:iCs/>
        </w:rPr>
        <w:pict w14:anchorId="1554B4B8">
          <v:shape id="_x0000_i1036" type="#_x0000_t75" style="width:477.6pt;height:247.8pt">
            <v:imagedata r:id="rId18" o:title=""/>
          </v:shape>
        </w:pict>
      </w:r>
    </w:p>
    <w:p w14:paraId="71D50309"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3.7.1 - </w:t>
      </w:r>
      <w:r w:rsidRPr="003D73E2">
        <w:rPr>
          <w:rFonts w:ascii="Arial" w:hAnsi="Arial" w:cs="Arial"/>
          <w:lang w:val="de-DE"/>
        </w:rPr>
        <w:t>Sơ đồ hình dáng và cấu tạo tấm Sàn rỗng</w:t>
      </w:r>
    </w:p>
    <w:p w14:paraId="13E2745F" w14:textId="77777777" w:rsidR="00E93DC6" w:rsidRPr="003D73E2" w:rsidRDefault="00CF2477" w:rsidP="00007724">
      <w:pPr>
        <w:spacing w:after="120"/>
        <w:jc w:val="both"/>
        <w:rPr>
          <w:rFonts w:ascii="Arial" w:hAnsi="Arial" w:cs="Arial"/>
          <w:b/>
          <w:bCs/>
        </w:rPr>
      </w:pPr>
      <w:r w:rsidRPr="003D73E2">
        <w:rPr>
          <w:rFonts w:ascii="Arial" w:hAnsi="Arial" w:cs="Arial"/>
          <w:b/>
          <w:bCs/>
        </w:rPr>
        <w:t>3.7.2.</w:t>
      </w:r>
      <w:r w:rsidR="00C62EE8"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có</w:t>
      </w:r>
      <w:proofErr w:type="spellEnd"/>
      <w:r w:rsidRPr="003D73E2">
        <w:rPr>
          <w:rFonts w:ascii="Arial" w:hAnsi="Arial" w:cs="Arial"/>
          <w:b/>
          <w:bCs/>
        </w:rPr>
        <w:t xml:space="preserve"> </w:t>
      </w:r>
      <w:proofErr w:type="spellStart"/>
      <w:r w:rsidRPr="003D73E2">
        <w:rPr>
          <w:rFonts w:ascii="Arial" w:hAnsi="Arial" w:cs="Arial"/>
          <w:b/>
          <w:bCs/>
        </w:rPr>
        <w:t>lớp</w:t>
      </w:r>
      <w:proofErr w:type="spellEnd"/>
      <w:r w:rsidRPr="003D73E2">
        <w:rPr>
          <w:rFonts w:ascii="Arial" w:hAnsi="Arial" w:cs="Arial"/>
          <w:b/>
          <w:bCs/>
        </w:rPr>
        <w:t xml:space="preserve"> </w:t>
      </w:r>
      <w:proofErr w:type="spellStart"/>
      <w:r w:rsidRPr="003D73E2">
        <w:rPr>
          <w:rFonts w:ascii="Arial" w:hAnsi="Arial" w:cs="Arial"/>
          <w:b/>
          <w:bCs/>
        </w:rPr>
        <w:t>xốp</w:t>
      </w:r>
      <w:proofErr w:type="spellEnd"/>
    </w:p>
    <w:p w14:paraId="71971CFA" w14:textId="77777777" w:rsidR="00E93DC6" w:rsidRPr="003D73E2" w:rsidRDefault="00651D7E" w:rsidP="00007724">
      <w:pPr>
        <w:numPr>
          <w:ins w:id="12" w:author="VNN.R9" w:date="2006-02-25T15:52:00Z"/>
        </w:numPr>
        <w:tabs>
          <w:tab w:val="left" w:pos="4830"/>
          <w:tab w:val="left" w:pos="6837"/>
        </w:tabs>
        <w:spacing w:after="120"/>
        <w:jc w:val="center"/>
        <w:rPr>
          <w:rFonts w:ascii="Arial" w:hAnsi="Arial" w:cs="Arial"/>
        </w:rPr>
      </w:pPr>
      <w:r w:rsidRPr="003D73E2">
        <w:rPr>
          <w:rFonts w:ascii="Arial" w:hAnsi="Arial" w:cs="Arial"/>
        </w:rPr>
        <w:lastRenderedPageBreak/>
        <w:pict w14:anchorId="6DA5C6B7">
          <v:shape id="_x0000_i1037" type="#_x0000_t75" style="width:485.4pt;height:247.2pt">
            <v:imagedata r:id="rId19" o:title=""/>
          </v:shape>
        </w:pict>
      </w:r>
    </w:p>
    <w:p w14:paraId="4D3F9310" w14:textId="77777777" w:rsidR="00651D7E" w:rsidRPr="003D73E2" w:rsidRDefault="00651D7E" w:rsidP="00007724">
      <w:pPr>
        <w:spacing w:after="120"/>
        <w:jc w:val="center"/>
        <w:rPr>
          <w:rFonts w:ascii="Arial" w:hAnsi="Arial" w:cs="Arial"/>
          <w:b/>
          <w:bCs/>
          <w:i/>
          <w:iCs/>
        </w:rPr>
      </w:pPr>
    </w:p>
    <w:p w14:paraId="1AF9AA8D"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3.7.2 - </w:t>
      </w:r>
      <w:r w:rsidRPr="003D73E2">
        <w:rPr>
          <w:rFonts w:ascii="Arial" w:hAnsi="Arial" w:cs="Arial"/>
          <w:lang w:val="de-DE"/>
        </w:rPr>
        <w:t>Sơ đồ hình dáng và cấu tạo tấm Sàn có lớp xốp</w:t>
      </w:r>
    </w:p>
    <w:p w14:paraId="77109F9D" w14:textId="77777777" w:rsidR="00CF2477" w:rsidRPr="003D73E2" w:rsidRDefault="00CF2477" w:rsidP="00007724">
      <w:pPr>
        <w:spacing w:after="120"/>
        <w:jc w:val="both"/>
        <w:rPr>
          <w:rFonts w:ascii="Arial" w:hAnsi="Arial" w:cs="Arial"/>
        </w:rPr>
      </w:pPr>
      <w:r w:rsidRPr="003D73E2">
        <w:rPr>
          <w:rFonts w:ascii="Arial" w:hAnsi="Arial" w:cs="Arial"/>
          <w:b/>
          <w:bCs/>
        </w:rPr>
        <w:t>3.7.3.</w:t>
      </w:r>
      <w:r w:rsidR="00C62EE8"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đặc</w:t>
      </w:r>
      <w:proofErr w:type="spellEnd"/>
      <w:r w:rsidR="00C62EE8" w:rsidRPr="003D73E2">
        <w:rPr>
          <w:rFonts w:ascii="Arial" w:hAnsi="Arial" w:cs="Arial"/>
        </w:rPr>
        <w:t xml:space="preserve"> </w:t>
      </w:r>
    </w:p>
    <w:p w14:paraId="53C8334F" w14:textId="77777777" w:rsidR="00E93DC6" w:rsidRPr="003D73E2" w:rsidRDefault="00867482" w:rsidP="00007724">
      <w:pPr>
        <w:spacing w:after="120"/>
        <w:jc w:val="center"/>
        <w:rPr>
          <w:rFonts w:ascii="Arial" w:hAnsi="Arial" w:cs="Arial"/>
          <w:b/>
          <w:bCs/>
          <w:i/>
          <w:iCs/>
        </w:rPr>
      </w:pPr>
      <w:r w:rsidRPr="003D73E2">
        <w:rPr>
          <w:rFonts w:ascii="Arial" w:hAnsi="Arial" w:cs="Arial"/>
          <w:b/>
          <w:bCs/>
          <w:i/>
          <w:iCs/>
        </w:rPr>
        <w:pict w14:anchorId="0BC54C73">
          <v:shape id="_x0000_i1038" type="#_x0000_t75" style="width:477.6pt;height:303.6pt">
            <v:imagedata r:id="rId20" o:title=""/>
          </v:shape>
        </w:pict>
      </w:r>
    </w:p>
    <w:p w14:paraId="42653F7B" w14:textId="77777777" w:rsidR="00E93DC6" w:rsidRPr="003D73E2" w:rsidRDefault="00E93DC6" w:rsidP="00007724">
      <w:pPr>
        <w:spacing w:after="120"/>
        <w:jc w:val="center"/>
        <w:rPr>
          <w:rFonts w:ascii="Arial" w:hAnsi="Arial" w:cs="Arial"/>
          <w:b/>
          <w:bCs/>
          <w:iCs/>
        </w:rPr>
      </w:pPr>
    </w:p>
    <w:p w14:paraId="41412D19" w14:textId="77777777" w:rsidR="00CF2477" w:rsidRPr="003D73E2" w:rsidRDefault="00CF2477" w:rsidP="00007724">
      <w:pPr>
        <w:spacing w:after="120"/>
        <w:jc w:val="center"/>
        <w:rPr>
          <w:rFonts w:ascii="Arial" w:hAnsi="Arial" w:cs="Arial"/>
          <w:lang w:val="de-DE"/>
        </w:rPr>
      </w:pPr>
      <w:proofErr w:type="spellStart"/>
      <w:r w:rsidRPr="003D73E2">
        <w:rPr>
          <w:rFonts w:ascii="Arial" w:hAnsi="Arial" w:cs="Arial"/>
        </w:rPr>
        <w:t>Hình</w:t>
      </w:r>
      <w:proofErr w:type="spellEnd"/>
      <w:r w:rsidRPr="003D73E2">
        <w:rPr>
          <w:rFonts w:ascii="Arial" w:hAnsi="Arial" w:cs="Arial"/>
        </w:rPr>
        <w:t xml:space="preserve"> 3.7.3 - </w:t>
      </w:r>
      <w:r w:rsidRPr="003D73E2">
        <w:rPr>
          <w:rFonts w:ascii="Arial" w:hAnsi="Arial" w:cs="Arial"/>
          <w:lang w:val="de-DE"/>
        </w:rPr>
        <w:t>Sơ đồ hình dáng và cấu tạo tấm Sàn đặc</w:t>
      </w:r>
    </w:p>
    <w:p w14:paraId="7C6BE2A2" w14:textId="77777777" w:rsidR="00CF2477" w:rsidRPr="003D73E2" w:rsidRDefault="00CF2477" w:rsidP="00007724">
      <w:pPr>
        <w:spacing w:after="120"/>
        <w:jc w:val="both"/>
        <w:rPr>
          <w:rFonts w:ascii="Arial" w:hAnsi="Arial" w:cs="Arial"/>
          <w:lang w:val="de-DE"/>
        </w:rPr>
      </w:pPr>
      <w:bookmarkStart w:id="13" w:name="dieu_4"/>
      <w:r w:rsidRPr="003D73E2">
        <w:rPr>
          <w:rFonts w:ascii="Arial" w:hAnsi="Arial" w:cs="Arial"/>
          <w:b/>
          <w:bCs/>
          <w:lang w:val="de-DE"/>
        </w:rPr>
        <w:t>4.</w:t>
      </w:r>
      <w:r w:rsidR="00C62EE8" w:rsidRPr="003D73E2">
        <w:rPr>
          <w:rFonts w:ascii="Arial" w:hAnsi="Arial" w:cs="Arial"/>
          <w:b/>
          <w:bCs/>
          <w:lang w:val="de-DE"/>
        </w:rPr>
        <w:t xml:space="preserve"> </w:t>
      </w:r>
      <w:r w:rsidRPr="003D73E2">
        <w:rPr>
          <w:rFonts w:ascii="Arial" w:hAnsi="Arial" w:cs="Arial"/>
          <w:b/>
          <w:bCs/>
          <w:lang w:val="de-DE"/>
        </w:rPr>
        <w:t>Yêu cầu kỹ thuật</w:t>
      </w:r>
      <w:bookmarkEnd w:id="13"/>
    </w:p>
    <w:p w14:paraId="51E256CA" w14:textId="77777777" w:rsidR="00CF2477" w:rsidRPr="003D73E2" w:rsidRDefault="00CF2477" w:rsidP="00007724">
      <w:pPr>
        <w:spacing w:after="120"/>
        <w:jc w:val="both"/>
        <w:rPr>
          <w:rFonts w:ascii="Arial" w:hAnsi="Arial" w:cs="Arial"/>
          <w:lang w:val="de-DE"/>
        </w:rPr>
      </w:pPr>
    </w:p>
    <w:p w14:paraId="7328599F"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 Ngoài các yêu cầu trong tiêu chuẩn này, trong thi công và nghiệm thu còn phải tuân theo các tiêu chuẩn trong mục 2 và các tiêu chuẩn hiện hành có liên quan.</w:t>
      </w:r>
    </w:p>
    <w:p w14:paraId="6E032B96" w14:textId="77777777" w:rsidR="00CF2477" w:rsidRPr="003D73E2" w:rsidRDefault="00CF2477" w:rsidP="00007724">
      <w:pPr>
        <w:spacing w:after="120"/>
        <w:jc w:val="both"/>
        <w:rPr>
          <w:rFonts w:ascii="Arial" w:hAnsi="Arial" w:cs="Arial"/>
          <w:lang w:val="de-DE"/>
        </w:rPr>
      </w:pPr>
    </w:p>
    <w:p w14:paraId="0AABF908" w14:textId="77777777" w:rsidR="00CF2477" w:rsidRPr="003D73E2" w:rsidRDefault="00CF2477" w:rsidP="00007724">
      <w:pPr>
        <w:spacing w:after="120"/>
        <w:jc w:val="both"/>
        <w:rPr>
          <w:rFonts w:ascii="Arial" w:hAnsi="Arial" w:cs="Arial"/>
          <w:b/>
          <w:bCs/>
          <w:i/>
          <w:iCs/>
          <w:lang w:val="de-DE"/>
        </w:rPr>
      </w:pPr>
      <w:r w:rsidRPr="003D73E2">
        <w:rPr>
          <w:rFonts w:ascii="Arial" w:hAnsi="Arial" w:cs="Arial"/>
          <w:b/>
          <w:bCs/>
          <w:i/>
          <w:iCs/>
          <w:lang w:val="de-DE"/>
        </w:rPr>
        <w:t>4.1.</w:t>
      </w:r>
      <w:r w:rsidR="00C62EE8" w:rsidRPr="003D73E2">
        <w:rPr>
          <w:rFonts w:ascii="Arial" w:hAnsi="Arial" w:cs="Arial"/>
          <w:b/>
          <w:bCs/>
          <w:i/>
          <w:iCs/>
          <w:lang w:val="de-DE"/>
        </w:rPr>
        <w:t xml:space="preserve"> </w:t>
      </w:r>
      <w:r w:rsidRPr="003D73E2">
        <w:rPr>
          <w:rFonts w:ascii="Arial" w:hAnsi="Arial" w:cs="Arial"/>
          <w:b/>
          <w:bCs/>
          <w:i/>
          <w:iCs/>
          <w:lang w:val="de-DE"/>
        </w:rPr>
        <w:t>Yêu cầu đối với hỗn hợp bê tông</w:t>
      </w:r>
    </w:p>
    <w:p w14:paraId="027D4BCD" w14:textId="77777777" w:rsidR="00CF2477" w:rsidRPr="003D73E2" w:rsidRDefault="00CF2477" w:rsidP="00007724">
      <w:pPr>
        <w:spacing w:after="120"/>
        <w:jc w:val="both"/>
        <w:rPr>
          <w:rFonts w:ascii="Arial" w:hAnsi="Arial" w:cs="Arial"/>
          <w:lang w:val="de-DE"/>
        </w:rPr>
      </w:pPr>
      <w:r w:rsidRPr="003D73E2">
        <w:rPr>
          <w:rFonts w:ascii="Arial" w:hAnsi="Arial" w:cs="Arial"/>
          <w:i/>
          <w:iCs/>
          <w:lang w:val="de-DE"/>
        </w:rPr>
        <w:lastRenderedPageBreak/>
        <w:tab/>
        <w:t xml:space="preserve"> </w:t>
      </w:r>
      <w:r w:rsidRPr="003D73E2">
        <w:rPr>
          <w:rFonts w:ascii="Arial" w:hAnsi="Arial" w:cs="Arial"/>
          <w:lang w:val="de-DE"/>
        </w:rPr>
        <w:t>Vật liệu sử dụng phải đáp ứng được các yêu cầu của các tiêu chuẩn Việt Nam hiện hành nêu trong mục 2.</w:t>
      </w:r>
    </w:p>
    <w:p w14:paraId="1BD1AB2D" w14:textId="77777777" w:rsidR="00CF2477" w:rsidRPr="003D73E2" w:rsidRDefault="00CF2477" w:rsidP="00007724">
      <w:pPr>
        <w:spacing w:after="120"/>
        <w:jc w:val="both"/>
        <w:rPr>
          <w:rFonts w:ascii="Arial" w:hAnsi="Arial" w:cs="Arial"/>
          <w:lang w:val="de-DE"/>
        </w:rPr>
      </w:pPr>
    </w:p>
    <w:p w14:paraId="55A09D90" w14:textId="77777777" w:rsidR="00CF2477" w:rsidRPr="003D73E2" w:rsidRDefault="00CF2477" w:rsidP="00007724">
      <w:pPr>
        <w:spacing w:after="120"/>
        <w:jc w:val="both"/>
        <w:rPr>
          <w:rFonts w:ascii="Arial" w:hAnsi="Arial" w:cs="Arial"/>
          <w:b/>
          <w:bCs/>
          <w:lang w:val="de-DE"/>
        </w:rPr>
      </w:pPr>
      <w:r w:rsidRPr="003D73E2">
        <w:rPr>
          <w:rFonts w:ascii="Arial" w:hAnsi="Arial" w:cs="Arial"/>
          <w:b/>
          <w:bCs/>
          <w:lang w:val="de-DE"/>
        </w:rPr>
        <w:t>4.1.1.</w:t>
      </w:r>
      <w:r w:rsidR="00C62EE8" w:rsidRPr="003D73E2">
        <w:rPr>
          <w:rFonts w:ascii="Arial" w:hAnsi="Arial" w:cs="Arial"/>
          <w:b/>
          <w:bCs/>
          <w:lang w:val="de-DE"/>
        </w:rPr>
        <w:t xml:space="preserve"> </w:t>
      </w:r>
      <w:r w:rsidRPr="003D73E2">
        <w:rPr>
          <w:rFonts w:ascii="Arial" w:hAnsi="Arial" w:cs="Arial"/>
          <w:b/>
          <w:bCs/>
          <w:lang w:val="de-DE"/>
        </w:rPr>
        <w:t>Xi măng và hàm lượng xi măng</w:t>
      </w:r>
    </w:p>
    <w:p w14:paraId="0DC98158" w14:textId="77777777" w:rsidR="00CF2477" w:rsidRPr="003D73E2" w:rsidRDefault="00CF2477" w:rsidP="00007724">
      <w:pPr>
        <w:spacing w:after="120"/>
        <w:jc w:val="both"/>
        <w:rPr>
          <w:rFonts w:ascii="Arial" w:hAnsi="Arial" w:cs="Arial"/>
          <w:lang w:val="de-DE"/>
        </w:rPr>
      </w:pPr>
    </w:p>
    <w:p w14:paraId="0673D341" w14:textId="77777777" w:rsidR="00CF2477" w:rsidRPr="003D73E2" w:rsidRDefault="00CF2477" w:rsidP="00007724">
      <w:pPr>
        <w:spacing w:after="120"/>
        <w:jc w:val="both"/>
        <w:rPr>
          <w:rFonts w:ascii="Arial" w:hAnsi="Arial" w:cs="Arial"/>
          <w:lang w:val="de-DE"/>
        </w:rPr>
      </w:pPr>
    </w:p>
    <w:p w14:paraId="247C26A1" w14:textId="77777777" w:rsidR="00CF2477" w:rsidRPr="003D73E2" w:rsidRDefault="00CF2477" w:rsidP="00007724">
      <w:pPr>
        <w:spacing w:after="120"/>
        <w:jc w:val="both"/>
        <w:rPr>
          <w:rFonts w:ascii="Arial" w:hAnsi="Arial" w:cs="Arial"/>
          <w:lang w:val="de-DE"/>
        </w:rPr>
      </w:pPr>
      <w:r w:rsidRPr="003D73E2">
        <w:rPr>
          <w:rFonts w:ascii="Arial" w:hAnsi="Arial" w:cs="Arial"/>
          <w:lang w:val="de-DE"/>
        </w:rPr>
        <w:t xml:space="preserve">Xi măng dùng cho bê tông phải đảm bảo chất lượng theo các tiêu chuẩn xi măng ghi trong mục 2. Lượng xi măng của bê tông cấp B30 (M400) trở lên tuân theo TCXD 199:1997. </w:t>
      </w:r>
    </w:p>
    <w:p w14:paraId="49E2A2F0" w14:textId="77777777" w:rsidR="00CF2477" w:rsidRPr="003D73E2" w:rsidRDefault="00CF2477" w:rsidP="00007724">
      <w:pPr>
        <w:spacing w:after="120"/>
        <w:jc w:val="both"/>
        <w:rPr>
          <w:rFonts w:ascii="Arial" w:hAnsi="Arial" w:cs="Arial"/>
          <w:lang w:val="de-DE"/>
        </w:rPr>
      </w:pPr>
      <w:r w:rsidRPr="003D73E2">
        <w:rPr>
          <w:rFonts w:ascii="Arial" w:hAnsi="Arial" w:cs="Arial"/>
          <w:b/>
          <w:bCs/>
          <w:i/>
          <w:iCs/>
          <w:lang w:val="de-DE"/>
        </w:rPr>
        <w:t>4.1.2.</w:t>
      </w:r>
      <w:r w:rsidRPr="003D73E2">
        <w:rPr>
          <w:rFonts w:ascii="Arial" w:hAnsi="Arial" w:cs="Arial"/>
          <w:lang w:val="de-DE"/>
        </w:rPr>
        <w:t xml:space="preserve"> Cốt liệu cho bê tông phải đảm bảo yêu cầu kỹ thuật nêu trong TCVN 7570:2006</w:t>
      </w:r>
    </w:p>
    <w:p w14:paraId="1691B0B9" w14:textId="77777777" w:rsidR="00CF2477" w:rsidRPr="003D73E2" w:rsidRDefault="00CF2477" w:rsidP="00007724">
      <w:pPr>
        <w:spacing w:after="120"/>
        <w:jc w:val="both"/>
        <w:rPr>
          <w:rFonts w:ascii="Arial" w:hAnsi="Arial" w:cs="Arial"/>
          <w:lang w:val="de-DE"/>
        </w:rPr>
      </w:pPr>
      <w:r w:rsidRPr="003D73E2">
        <w:rPr>
          <w:rFonts w:ascii="Arial" w:hAnsi="Arial" w:cs="Arial"/>
          <w:b/>
          <w:bCs/>
          <w:i/>
          <w:iCs/>
          <w:lang w:val="de-DE"/>
        </w:rPr>
        <w:t>4.1.3.</w:t>
      </w:r>
      <w:r w:rsidRPr="003D73E2">
        <w:rPr>
          <w:rFonts w:ascii="Arial" w:hAnsi="Arial" w:cs="Arial"/>
          <w:lang w:val="de-DE"/>
        </w:rPr>
        <w:t xml:space="preserve"> Nước trộn bê tông phải thoả mãn yêu cầu của TCXDVN 324:2006</w:t>
      </w:r>
    </w:p>
    <w:p w14:paraId="6E357362" w14:textId="77777777" w:rsidR="00CF2477" w:rsidRPr="003D73E2" w:rsidRDefault="00CF2477" w:rsidP="00007724">
      <w:pPr>
        <w:spacing w:after="120"/>
        <w:jc w:val="both"/>
        <w:rPr>
          <w:rFonts w:ascii="Arial" w:hAnsi="Arial" w:cs="Arial"/>
          <w:lang w:val="de-DE"/>
        </w:rPr>
      </w:pPr>
      <w:r w:rsidRPr="003D73E2">
        <w:rPr>
          <w:rFonts w:ascii="Arial" w:hAnsi="Arial" w:cs="Arial"/>
          <w:b/>
          <w:bCs/>
          <w:i/>
          <w:iCs/>
          <w:lang w:val="de-DE"/>
        </w:rPr>
        <w:t>4.1.4.</w:t>
      </w:r>
      <w:r w:rsidR="00C62EE8" w:rsidRPr="003D73E2">
        <w:rPr>
          <w:rFonts w:ascii="Arial" w:hAnsi="Arial" w:cs="Arial"/>
          <w:b/>
          <w:bCs/>
          <w:i/>
          <w:iCs/>
          <w:lang w:val="de-DE"/>
        </w:rPr>
        <w:t xml:space="preserve"> </w:t>
      </w:r>
      <w:r w:rsidRPr="003D73E2">
        <w:rPr>
          <w:rFonts w:ascii="Arial" w:hAnsi="Arial" w:cs="Arial"/>
          <w:b/>
          <w:bCs/>
          <w:i/>
          <w:iCs/>
          <w:lang w:val="de-DE"/>
        </w:rPr>
        <w:t>Tổng hàm lượng Ion Clo</w:t>
      </w:r>
      <w:r w:rsidRPr="003D73E2">
        <w:rPr>
          <w:rFonts w:ascii="Arial" w:hAnsi="Arial" w:cs="Arial"/>
          <w:lang w:val="de-DE"/>
        </w:rPr>
        <w:t xml:space="preserve"> (Quy đổi ra hàm lượng muối Clorua) trong bê tông do các loại vật liệu của bê tông dẫn vào không vượt quá 0,3</w:t>
      </w:r>
      <w:r w:rsidRPr="003D73E2">
        <w:rPr>
          <w:rFonts w:ascii="Arial" w:hAnsi="Arial" w:cs="Arial"/>
        </w:rPr>
        <w:sym w:font="Symbol" w:char="F025"/>
      </w:r>
      <w:r w:rsidRPr="003D73E2">
        <w:rPr>
          <w:rFonts w:ascii="Arial" w:hAnsi="Arial" w:cs="Arial"/>
          <w:lang w:val="de-DE"/>
        </w:rPr>
        <w:t xml:space="preserve"> /1m</w:t>
      </w:r>
      <w:r w:rsidRPr="003D73E2">
        <w:rPr>
          <w:rFonts w:ascii="Arial" w:hAnsi="Arial" w:cs="Arial"/>
          <w:vertAlign w:val="superscript"/>
          <w:lang w:val="de-DE"/>
        </w:rPr>
        <w:t>3</w:t>
      </w:r>
      <w:r w:rsidRPr="003D73E2">
        <w:rPr>
          <w:rFonts w:ascii="Arial" w:hAnsi="Arial" w:cs="Arial"/>
          <w:lang w:val="de-DE"/>
        </w:rPr>
        <w:t xml:space="preserve"> bê tông</w:t>
      </w:r>
      <w:r w:rsidR="00C62EE8" w:rsidRPr="003D73E2">
        <w:rPr>
          <w:rFonts w:ascii="Arial" w:hAnsi="Arial" w:cs="Arial"/>
          <w:lang w:val="de-DE"/>
        </w:rPr>
        <w:t xml:space="preserve"> </w:t>
      </w:r>
      <w:r w:rsidRPr="003D73E2">
        <w:rPr>
          <w:rFonts w:ascii="Arial" w:hAnsi="Arial" w:cs="Arial"/>
          <w:lang w:val="de-DE"/>
        </w:rPr>
        <w:t xml:space="preserve">theo TCXDVN 327:2004. </w:t>
      </w:r>
    </w:p>
    <w:p w14:paraId="13987010" w14:textId="77777777" w:rsidR="00CF2477" w:rsidRPr="003D73E2" w:rsidRDefault="00CF2477" w:rsidP="00007724">
      <w:pPr>
        <w:pStyle w:val="BodyText2"/>
        <w:spacing w:after="120"/>
        <w:rPr>
          <w:rFonts w:ascii="Arial" w:hAnsi="Arial" w:cs="Arial"/>
          <w:sz w:val="20"/>
          <w:lang w:val="de-DE"/>
        </w:rPr>
      </w:pPr>
      <w:r w:rsidRPr="003D73E2">
        <w:rPr>
          <w:rFonts w:ascii="Arial" w:hAnsi="Arial" w:cs="Arial"/>
          <w:b/>
          <w:bCs/>
          <w:i/>
          <w:iCs/>
          <w:sz w:val="20"/>
          <w:lang w:val="de-DE"/>
        </w:rPr>
        <w:t>4.1.5.</w:t>
      </w:r>
      <w:r w:rsidR="00C62EE8" w:rsidRPr="003D73E2">
        <w:rPr>
          <w:rFonts w:ascii="Arial" w:hAnsi="Arial" w:cs="Arial"/>
          <w:b/>
          <w:bCs/>
          <w:i/>
          <w:iCs/>
          <w:sz w:val="20"/>
          <w:lang w:val="de-DE"/>
        </w:rPr>
        <w:t xml:space="preserve"> </w:t>
      </w:r>
      <w:r w:rsidRPr="003D73E2">
        <w:rPr>
          <w:rFonts w:ascii="Arial" w:hAnsi="Arial" w:cs="Arial"/>
          <w:b/>
          <w:bCs/>
          <w:i/>
          <w:iCs/>
          <w:sz w:val="20"/>
          <w:lang w:val="de-DE"/>
        </w:rPr>
        <w:t>Hỗn hợp bê tông</w:t>
      </w:r>
      <w:r w:rsidRPr="003D73E2">
        <w:rPr>
          <w:rFonts w:ascii="Arial" w:hAnsi="Arial" w:cs="Arial"/>
          <w:sz w:val="20"/>
          <w:lang w:val="de-DE"/>
        </w:rPr>
        <w:t xml:space="preserve"> được thiết kế có thành phần đồng nhất và có độ sụt thích hợp đúng với thiết kế. </w:t>
      </w:r>
    </w:p>
    <w:p w14:paraId="5A0FDA39" w14:textId="77777777" w:rsidR="00CF2477" w:rsidRPr="003D73E2" w:rsidRDefault="00CF2477" w:rsidP="00007724">
      <w:pPr>
        <w:numPr>
          <w:ilvl w:val="1"/>
          <w:numId w:val="44"/>
        </w:numPr>
        <w:spacing w:after="120"/>
        <w:ind w:left="0" w:firstLine="0"/>
        <w:jc w:val="both"/>
        <w:rPr>
          <w:rFonts w:ascii="Arial" w:hAnsi="Arial" w:cs="Arial"/>
          <w:b/>
          <w:bCs/>
          <w:i/>
          <w:iCs/>
          <w:lang w:val="de-DE"/>
        </w:rPr>
      </w:pPr>
      <w:r w:rsidRPr="003D73E2">
        <w:rPr>
          <w:rFonts w:ascii="Arial" w:hAnsi="Arial" w:cs="Arial"/>
          <w:b/>
          <w:bCs/>
          <w:i/>
          <w:iCs/>
          <w:lang w:val="de-DE"/>
        </w:rPr>
        <w:t>Yêu cầu đối với phụ gia dùng cho hỗn hợp bê tông</w:t>
      </w:r>
    </w:p>
    <w:p w14:paraId="2D339054" w14:textId="77777777" w:rsidR="00CF2477" w:rsidRPr="003D73E2" w:rsidRDefault="00CF2477" w:rsidP="00007724">
      <w:pPr>
        <w:spacing w:after="120"/>
        <w:jc w:val="both"/>
        <w:rPr>
          <w:rFonts w:ascii="Arial" w:hAnsi="Arial" w:cs="Arial"/>
          <w:b/>
          <w:bCs/>
          <w:i/>
          <w:iCs/>
          <w:lang w:val="de-DE"/>
        </w:rPr>
      </w:pPr>
    </w:p>
    <w:p w14:paraId="2E34B544" w14:textId="77777777" w:rsidR="00CF2477" w:rsidRPr="003D73E2" w:rsidRDefault="00CF2477" w:rsidP="00007724">
      <w:pPr>
        <w:spacing w:after="120"/>
        <w:jc w:val="both"/>
        <w:rPr>
          <w:rFonts w:ascii="Arial" w:hAnsi="Arial" w:cs="Arial"/>
          <w:lang w:val="de-DE"/>
        </w:rPr>
      </w:pPr>
      <w:r w:rsidRPr="003D73E2">
        <w:rPr>
          <w:rFonts w:ascii="Arial" w:hAnsi="Arial" w:cs="Arial"/>
          <w:lang w:val="de-DE"/>
        </w:rPr>
        <w:t>Phụ gia được sử dụng cho hỗn hợp bê tông phải tuân thủ theo TCXDVN 325:2004 nêu trong mục 2.</w:t>
      </w:r>
    </w:p>
    <w:p w14:paraId="371AC7DF" w14:textId="77777777" w:rsidR="00CF2477" w:rsidRPr="003D73E2" w:rsidRDefault="00CF2477" w:rsidP="00007724">
      <w:pPr>
        <w:numPr>
          <w:ilvl w:val="1"/>
          <w:numId w:val="44"/>
        </w:numPr>
        <w:spacing w:after="120"/>
        <w:ind w:left="0" w:firstLine="0"/>
        <w:jc w:val="both"/>
        <w:rPr>
          <w:rFonts w:ascii="Arial" w:hAnsi="Arial" w:cs="Arial"/>
          <w:b/>
          <w:bCs/>
          <w:i/>
          <w:iCs/>
          <w:lang w:val="de-DE"/>
        </w:rPr>
      </w:pPr>
      <w:r w:rsidRPr="003D73E2">
        <w:rPr>
          <w:rFonts w:ascii="Arial" w:hAnsi="Arial" w:cs="Arial"/>
          <w:b/>
          <w:bCs/>
          <w:i/>
          <w:iCs/>
          <w:lang w:val="de-DE"/>
        </w:rPr>
        <w:t>Yêu cầu cường độ</w:t>
      </w:r>
      <w:r w:rsidR="00C62EE8" w:rsidRPr="003D73E2">
        <w:rPr>
          <w:rFonts w:ascii="Arial" w:hAnsi="Arial" w:cs="Arial"/>
          <w:b/>
          <w:bCs/>
          <w:i/>
          <w:iCs/>
          <w:lang w:val="de-DE"/>
        </w:rPr>
        <w:t xml:space="preserve"> </w:t>
      </w:r>
      <w:r w:rsidRPr="003D73E2">
        <w:rPr>
          <w:rFonts w:ascii="Arial" w:hAnsi="Arial" w:cs="Arial"/>
          <w:b/>
          <w:bCs/>
          <w:i/>
          <w:iCs/>
          <w:lang w:val="de-DE"/>
        </w:rPr>
        <w:t>bê tông</w:t>
      </w:r>
    </w:p>
    <w:p w14:paraId="19728B82"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Bê tông cần đạt được cấp độ bền chịu nén theo phụ lục A - TCXDVN 356:2005. Cường độ bê tông để cắt thép ứng lực trước không nhỏ hơn 80</w:t>
      </w:r>
      <w:r w:rsidR="00CF2477" w:rsidRPr="003D73E2">
        <w:rPr>
          <w:rFonts w:ascii="Arial" w:hAnsi="Arial" w:cs="Arial"/>
        </w:rPr>
        <w:sym w:font="Symbol" w:char="F025"/>
      </w:r>
      <w:r w:rsidR="00CF2477" w:rsidRPr="003D73E2">
        <w:rPr>
          <w:rFonts w:ascii="Arial" w:hAnsi="Arial" w:cs="Arial"/>
          <w:lang w:val="de-DE"/>
        </w:rPr>
        <w:t xml:space="preserve"> cường độ thiết kế.</w:t>
      </w:r>
    </w:p>
    <w:p w14:paraId="5A5EB75E"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 xml:space="preserve">Việc đánh giá chất lượng bê tông phải dựa trên kết quả thí nghiệm ép mẫu được đúc mẫu cùng lúc khi đổ bê tông. Có thể sử dụng phương pháp thí nghiệm không phá hoại ghi trong mục 2 để tham khảo. </w:t>
      </w:r>
    </w:p>
    <w:p w14:paraId="7EAD7360" w14:textId="77777777" w:rsidR="00CF2477" w:rsidRPr="003D73E2" w:rsidRDefault="00CF2477" w:rsidP="00007724">
      <w:pPr>
        <w:spacing w:after="120"/>
        <w:jc w:val="both"/>
        <w:rPr>
          <w:rFonts w:ascii="Arial" w:hAnsi="Arial" w:cs="Arial"/>
          <w:lang w:val="de-DE"/>
        </w:rPr>
      </w:pPr>
    </w:p>
    <w:p w14:paraId="5F302F19" w14:textId="77777777" w:rsidR="00CF2477" w:rsidRPr="003D73E2" w:rsidRDefault="00CF2477" w:rsidP="00007724">
      <w:pPr>
        <w:spacing w:after="120"/>
        <w:jc w:val="both"/>
        <w:rPr>
          <w:rFonts w:ascii="Arial" w:hAnsi="Arial" w:cs="Arial"/>
          <w:lang w:val="de-DE"/>
        </w:rPr>
      </w:pPr>
    </w:p>
    <w:p w14:paraId="568BAA6C" w14:textId="77777777" w:rsidR="00CF2477" w:rsidRPr="003D73E2" w:rsidRDefault="00CF2477" w:rsidP="00007724">
      <w:pPr>
        <w:spacing w:after="120"/>
        <w:jc w:val="both"/>
        <w:rPr>
          <w:rFonts w:ascii="Arial" w:hAnsi="Arial" w:cs="Arial"/>
          <w:b/>
          <w:bCs/>
          <w:i/>
          <w:iCs/>
          <w:lang w:val="de-DE"/>
        </w:rPr>
      </w:pPr>
      <w:r w:rsidRPr="003D73E2">
        <w:rPr>
          <w:rFonts w:ascii="Arial" w:hAnsi="Arial" w:cs="Arial"/>
          <w:b/>
          <w:bCs/>
          <w:i/>
          <w:iCs/>
          <w:lang w:val="de-DE"/>
        </w:rPr>
        <w:t>4.4.</w:t>
      </w:r>
      <w:r w:rsidR="00C62EE8" w:rsidRPr="003D73E2">
        <w:rPr>
          <w:rFonts w:ascii="Arial" w:hAnsi="Arial" w:cs="Arial"/>
          <w:b/>
          <w:bCs/>
          <w:i/>
          <w:iCs/>
          <w:lang w:val="de-DE"/>
        </w:rPr>
        <w:t xml:space="preserve"> </w:t>
      </w:r>
      <w:r w:rsidRPr="003D73E2">
        <w:rPr>
          <w:rFonts w:ascii="Arial" w:hAnsi="Arial" w:cs="Arial"/>
          <w:b/>
          <w:bCs/>
          <w:i/>
          <w:iCs/>
          <w:lang w:val="de-DE"/>
        </w:rPr>
        <w:t>Yêu cầu đối với thép cốt bê tông</w:t>
      </w:r>
      <w:r w:rsidR="00C62EE8" w:rsidRPr="003D73E2">
        <w:rPr>
          <w:rFonts w:ascii="Arial" w:hAnsi="Arial" w:cs="Arial"/>
          <w:b/>
          <w:bCs/>
          <w:i/>
          <w:iCs/>
          <w:lang w:val="de-DE"/>
        </w:rPr>
        <w:t xml:space="preserve"> </w:t>
      </w:r>
      <w:r w:rsidRPr="003D73E2">
        <w:rPr>
          <w:rFonts w:ascii="Arial" w:hAnsi="Arial" w:cs="Arial"/>
          <w:b/>
          <w:bCs/>
          <w:i/>
          <w:iCs/>
          <w:lang w:val="de-DE"/>
        </w:rPr>
        <w:t>ứng lực trước</w:t>
      </w:r>
    </w:p>
    <w:p w14:paraId="4715D0FE" w14:textId="77777777" w:rsidR="00CF2477" w:rsidRPr="003D73E2" w:rsidRDefault="00CF2477" w:rsidP="00007724">
      <w:pPr>
        <w:spacing w:after="120"/>
        <w:jc w:val="both"/>
        <w:rPr>
          <w:rFonts w:ascii="Arial" w:hAnsi="Arial" w:cs="Arial"/>
          <w:i/>
          <w:iCs/>
          <w:lang w:val="de-DE"/>
        </w:rPr>
      </w:pPr>
    </w:p>
    <w:p w14:paraId="2AFF7F5C" w14:textId="77777777" w:rsidR="00CF2477" w:rsidRPr="003D73E2" w:rsidRDefault="00C62EE8" w:rsidP="00007724">
      <w:pPr>
        <w:spacing w:after="120"/>
        <w:jc w:val="both"/>
        <w:rPr>
          <w:rFonts w:ascii="Arial" w:hAnsi="Arial" w:cs="Arial"/>
          <w:lang w:val="de-DE"/>
        </w:rPr>
      </w:pPr>
      <w:r w:rsidRPr="003D73E2">
        <w:rPr>
          <w:rFonts w:ascii="Arial" w:hAnsi="Arial" w:cs="Arial"/>
          <w:i/>
          <w:iCs/>
          <w:lang w:val="de-DE"/>
        </w:rPr>
        <w:t xml:space="preserve"> </w:t>
      </w:r>
      <w:r w:rsidR="00CF2477" w:rsidRPr="003D73E2">
        <w:rPr>
          <w:rFonts w:ascii="Arial" w:hAnsi="Arial" w:cs="Arial"/>
          <w:lang w:val="de-DE"/>
        </w:rPr>
        <w:t>Cốt thép ứng lức trước phải đạt được các chỉ tiêu kỹ thuật theo các TCVN hiện hành hoặc theo tiêu chuẩn nước ngoài tương đương nêu trong mục 2.</w:t>
      </w:r>
    </w:p>
    <w:p w14:paraId="26C5B328" w14:textId="77777777" w:rsidR="00CF2477" w:rsidRPr="003D73E2" w:rsidRDefault="00CF2477" w:rsidP="00007724">
      <w:pPr>
        <w:spacing w:after="120"/>
        <w:jc w:val="both"/>
        <w:rPr>
          <w:rFonts w:ascii="Arial" w:hAnsi="Arial" w:cs="Arial"/>
          <w:b/>
          <w:bCs/>
          <w:i/>
          <w:iCs/>
          <w:lang w:val="de-DE"/>
        </w:rPr>
      </w:pPr>
      <w:r w:rsidRPr="003D73E2">
        <w:rPr>
          <w:rFonts w:ascii="Arial" w:hAnsi="Arial" w:cs="Arial"/>
          <w:b/>
          <w:bCs/>
          <w:i/>
          <w:iCs/>
          <w:lang w:val="de-DE"/>
        </w:rPr>
        <w:t>4.5.</w:t>
      </w:r>
      <w:r w:rsidR="00C62EE8" w:rsidRPr="003D73E2">
        <w:rPr>
          <w:rFonts w:ascii="Arial" w:hAnsi="Arial" w:cs="Arial"/>
          <w:b/>
          <w:bCs/>
          <w:i/>
          <w:iCs/>
          <w:lang w:val="de-DE"/>
        </w:rPr>
        <w:t xml:space="preserve"> </w:t>
      </w:r>
      <w:r w:rsidRPr="003D73E2">
        <w:rPr>
          <w:rFonts w:ascii="Arial" w:hAnsi="Arial" w:cs="Arial"/>
          <w:b/>
          <w:bCs/>
          <w:i/>
          <w:iCs/>
          <w:lang w:val="de-DE"/>
        </w:rPr>
        <w:t>Yêu cầu đối với neo thép</w:t>
      </w:r>
    </w:p>
    <w:p w14:paraId="0976CAFE" w14:textId="77777777" w:rsidR="00CF2477" w:rsidRPr="003D73E2" w:rsidRDefault="00CF2477" w:rsidP="00007724">
      <w:pPr>
        <w:spacing w:after="120"/>
        <w:jc w:val="both"/>
        <w:rPr>
          <w:rFonts w:ascii="Arial" w:hAnsi="Arial" w:cs="Arial"/>
          <w:i/>
          <w:iCs/>
          <w:lang w:val="de-DE"/>
        </w:rPr>
      </w:pPr>
    </w:p>
    <w:p w14:paraId="2D56345D" w14:textId="77777777" w:rsidR="00CF2477" w:rsidRPr="003D73E2" w:rsidRDefault="00C62EE8" w:rsidP="00007724">
      <w:pPr>
        <w:spacing w:after="120"/>
        <w:jc w:val="both"/>
        <w:rPr>
          <w:rFonts w:ascii="Arial" w:hAnsi="Arial" w:cs="Arial"/>
          <w:lang w:val="de-DE"/>
        </w:rPr>
      </w:pPr>
      <w:r w:rsidRPr="003D73E2">
        <w:rPr>
          <w:rFonts w:ascii="Arial" w:hAnsi="Arial" w:cs="Arial"/>
          <w:i/>
          <w:iCs/>
          <w:lang w:val="de-DE"/>
        </w:rPr>
        <w:t xml:space="preserve"> </w:t>
      </w:r>
      <w:r w:rsidR="00CF2477" w:rsidRPr="003D73E2">
        <w:rPr>
          <w:rFonts w:ascii="Arial" w:hAnsi="Arial" w:cs="Arial"/>
          <w:lang w:val="de-DE"/>
        </w:rPr>
        <w:t>Neo cốt thép ứng lực trước và các phụ kiện của neo phải đảm bảo theo đúng các quy định trong đồ án thiết kế. Trước khi đưa vào sử dụng trong thi công hoặc đi vào sản xuất phải qua thí nghiệm và phải đạt được các yêu cầu kỹ thuật.</w:t>
      </w:r>
    </w:p>
    <w:p w14:paraId="5F238F34" w14:textId="77777777" w:rsidR="00CF2477" w:rsidRPr="003D73E2" w:rsidRDefault="00CF2477" w:rsidP="00007724">
      <w:pPr>
        <w:spacing w:after="120"/>
        <w:jc w:val="both"/>
        <w:rPr>
          <w:rFonts w:ascii="Arial" w:hAnsi="Arial" w:cs="Arial"/>
          <w:lang w:val="de-DE"/>
        </w:rPr>
      </w:pPr>
    </w:p>
    <w:p w14:paraId="7239994D" w14:textId="77777777" w:rsidR="00CF2477" w:rsidRPr="003D73E2" w:rsidRDefault="00CF2477" w:rsidP="00007724">
      <w:pPr>
        <w:spacing w:after="120"/>
        <w:jc w:val="both"/>
        <w:rPr>
          <w:rFonts w:ascii="Arial" w:hAnsi="Arial" w:cs="Arial"/>
          <w:lang w:val="de-DE"/>
        </w:rPr>
      </w:pPr>
    </w:p>
    <w:p w14:paraId="26BB0FE4" w14:textId="77777777" w:rsidR="00CF2477" w:rsidRPr="003D73E2" w:rsidRDefault="00CF2477" w:rsidP="00007724">
      <w:pPr>
        <w:spacing w:after="120"/>
        <w:jc w:val="both"/>
        <w:rPr>
          <w:rFonts w:ascii="Arial" w:hAnsi="Arial" w:cs="Arial"/>
          <w:b/>
          <w:bCs/>
          <w:i/>
          <w:iCs/>
          <w:lang w:val="de-DE"/>
        </w:rPr>
      </w:pPr>
      <w:r w:rsidRPr="003D73E2">
        <w:rPr>
          <w:rFonts w:ascii="Arial" w:hAnsi="Arial" w:cs="Arial"/>
          <w:b/>
          <w:bCs/>
          <w:i/>
          <w:iCs/>
          <w:lang w:val="de-DE"/>
        </w:rPr>
        <w:t>4.6.</w:t>
      </w:r>
      <w:r w:rsidR="00C62EE8" w:rsidRPr="003D73E2">
        <w:rPr>
          <w:rFonts w:ascii="Arial" w:hAnsi="Arial" w:cs="Arial"/>
          <w:b/>
          <w:bCs/>
          <w:i/>
          <w:iCs/>
          <w:lang w:val="de-DE"/>
        </w:rPr>
        <w:t xml:space="preserve"> </w:t>
      </w:r>
      <w:r w:rsidRPr="003D73E2">
        <w:rPr>
          <w:rFonts w:ascii="Arial" w:hAnsi="Arial" w:cs="Arial"/>
          <w:b/>
          <w:bCs/>
          <w:i/>
          <w:iCs/>
          <w:lang w:val="de-DE"/>
        </w:rPr>
        <w:t>Yêu cầu khống chế ứng suất căng kéo</w:t>
      </w:r>
    </w:p>
    <w:p w14:paraId="715D6D79" w14:textId="77777777" w:rsidR="00CF2477" w:rsidRPr="003D73E2" w:rsidRDefault="00CF2477" w:rsidP="00007724">
      <w:pPr>
        <w:spacing w:after="120"/>
        <w:jc w:val="both"/>
        <w:rPr>
          <w:rFonts w:ascii="Arial" w:hAnsi="Arial" w:cs="Arial"/>
          <w:b/>
          <w:bCs/>
          <w:i/>
          <w:iCs/>
          <w:lang w:val="de-DE"/>
        </w:rPr>
      </w:pPr>
    </w:p>
    <w:p w14:paraId="283DBE62" w14:textId="77777777" w:rsidR="00CF2477" w:rsidRPr="003D73E2" w:rsidRDefault="00CF2477" w:rsidP="00007724">
      <w:pPr>
        <w:tabs>
          <w:tab w:val="left" w:pos="1050"/>
        </w:tabs>
        <w:spacing w:after="120"/>
        <w:rPr>
          <w:rFonts w:ascii="Arial" w:hAnsi="Arial" w:cs="Arial"/>
          <w:lang w:val="de-DE"/>
        </w:rPr>
      </w:pPr>
      <w:r w:rsidRPr="003D73E2">
        <w:rPr>
          <w:rFonts w:ascii="Arial" w:hAnsi="Arial" w:cs="Arial"/>
          <w:lang w:val="de-DE"/>
        </w:rPr>
        <w:tab/>
      </w:r>
    </w:p>
    <w:p w14:paraId="63BD8027"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 Ứng suất khống chế của cốt thép ứng lực phải phù hợp yêu cầu thiết kế. Nếu cần phải kéo vượt thì ứng suất kéo vượt lớn nhất là 80</w:t>
      </w:r>
      <w:r w:rsidR="00CF2477" w:rsidRPr="003D73E2">
        <w:rPr>
          <w:rFonts w:ascii="Arial" w:hAnsi="Arial" w:cs="Arial"/>
        </w:rPr>
        <w:sym w:font="Symbol" w:char="F025"/>
      </w:r>
      <w:r w:rsidR="00CF2477" w:rsidRPr="003D73E2">
        <w:rPr>
          <w:rFonts w:ascii="Arial" w:hAnsi="Arial" w:cs="Arial"/>
          <w:lang w:val="de-DE"/>
        </w:rPr>
        <w:t xml:space="preserve"> giới hạn bền, với thép sợi kéo nguội là 75% giới hạn bền.</w:t>
      </w:r>
    </w:p>
    <w:p w14:paraId="77EA4E1A"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 xml:space="preserve">- Khi kéo căng thép tạo ứng lực thì lấy trị số độ dãn dài để tiến hành kiểm tra. Độ chêch lệch của trị số dãn dài thực tế so với tính toán cho phép </w:t>
      </w:r>
      <w:r w:rsidR="00CF2477" w:rsidRPr="003D73E2">
        <w:rPr>
          <w:rFonts w:ascii="Arial" w:hAnsi="Arial" w:cs="Arial"/>
          <w:lang w:val="de-DE"/>
        </w:rPr>
        <w:sym w:font="Symbol" w:char="F0B1"/>
      </w:r>
      <w:r w:rsidR="00CF2477" w:rsidRPr="003D73E2">
        <w:rPr>
          <w:rFonts w:ascii="Arial" w:hAnsi="Arial" w:cs="Arial"/>
          <w:lang w:val="de-DE"/>
        </w:rPr>
        <w:t xml:space="preserve"> 6</w:t>
      </w:r>
      <w:r w:rsidR="00CF2477" w:rsidRPr="003D73E2">
        <w:rPr>
          <w:rFonts w:ascii="Arial" w:hAnsi="Arial" w:cs="Arial"/>
        </w:rPr>
        <w:sym w:font="Symbol" w:char="F025"/>
      </w:r>
      <w:r w:rsidR="00CF2477" w:rsidRPr="003D73E2">
        <w:rPr>
          <w:rFonts w:ascii="Arial" w:hAnsi="Arial" w:cs="Arial"/>
          <w:lang w:val="de-DE"/>
        </w:rPr>
        <w:t>.</w:t>
      </w:r>
    </w:p>
    <w:p w14:paraId="72C337E6" w14:textId="77777777" w:rsidR="00CF2477" w:rsidRPr="003D73E2" w:rsidRDefault="00CF2477" w:rsidP="00007724">
      <w:pPr>
        <w:spacing w:after="120"/>
        <w:jc w:val="both"/>
        <w:rPr>
          <w:rFonts w:ascii="Arial" w:hAnsi="Arial" w:cs="Arial"/>
          <w:b/>
          <w:bCs/>
          <w:i/>
          <w:iCs/>
          <w:lang w:val="de-DE"/>
        </w:rPr>
      </w:pPr>
      <w:r w:rsidRPr="003D73E2">
        <w:rPr>
          <w:rFonts w:ascii="Arial" w:hAnsi="Arial" w:cs="Arial"/>
          <w:b/>
          <w:bCs/>
          <w:i/>
          <w:iCs/>
          <w:lang w:val="de-DE"/>
        </w:rPr>
        <w:t>4.7.</w:t>
      </w:r>
      <w:r w:rsidR="00C62EE8" w:rsidRPr="003D73E2">
        <w:rPr>
          <w:rFonts w:ascii="Arial" w:hAnsi="Arial" w:cs="Arial"/>
          <w:b/>
          <w:bCs/>
          <w:i/>
          <w:iCs/>
          <w:lang w:val="de-DE"/>
        </w:rPr>
        <w:t xml:space="preserve"> </w:t>
      </w:r>
      <w:r w:rsidRPr="003D73E2">
        <w:rPr>
          <w:rFonts w:ascii="Arial" w:hAnsi="Arial" w:cs="Arial"/>
          <w:b/>
          <w:bCs/>
          <w:i/>
          <w:iCs/>
          <w:lang w:val="de-DE"/>
        </w:rPr>
        <w:t>Yêu cầu về dung sai, kích thước của sản phẩm</w:t>
      </w:r>
    </w:p>
    <w:p w14:paraId="46446785" w14:textId="77777777" w:rsidR="00CF2477" w:rsidRPr="003D73E2" w:rsidRDefault="00C62EE8" w:rsidP="00007724">
      <w:pPr>
        <w:spacing w:after="120"/>
        <w:jc w:val="both"/>
        <w:rPr>
          <w:rFonts w:ascii="Arial" w:hAnsi="Arial" w:cs="Arial"/>
          <w:lang w:val="de-DE"/>
        </w:rPr>
      </w:pPr>
      <w:r w:rsidRPr="003D73E2">
        <w:rPr>
          <w:rFonts w:ascii="Arial" w:hAnsi="Arial" w:cs="Arial"/>
          <w:lang w:val="de-DE"/>
        </w:rPr>
        <w:t xml:space="preserve"> </w:t>
      </w:r>
      <w:r w:rsidR="00CF2477" w:rsidRPr="003D73E2">
        <w:rPr>
          <w:rFonts w:ascii="Arial" w:hAnsi="Arial" w:cs="Arial"/>
          <w:lang w:val="de-DE"/>
        </w:rPr>
        <w:t>Sai số cho phép về kích thước hình học của sản phẩm được quy định như sau:</w:t>
      </w:r>
    </w:p>
    <w:p w14:paraId="4944219F" w14:textId="77777777" w:rsidR="00E93DC6" w:rsidRPr="003D73E2" w:rsidRDefault="00CF2477" w:rsidP="00007724">
      <w:pPr>
        <w:numPr>
          <w:ins w:id="14" w:author="VNN.R9" w:date="2005-10-17T09:59:00Z"/>
        </w:numPr>
        <w:spacing w:after="120"/>
        <w:jc w:val="both"/>
        <w:rPr>
          <w:rFonts w:ascii="Arial" w:hAnsi="Arial" w:cs="Arial"/>
          <w:b/>
          <w:bCs/>
          <w:lang w:val="de-DE"/>
        </w:rPr>
      </w:pPr>
      <w:r w:rsidRPr="003D73E2">
        <w:rPr>
          <w:rFonts w:ascii="Arial" w:hAnsi="Arial" w:cs="Arial"/>
          <w:b/>
          <w:bCs/>
          <w:lang w:val="de-DE"/>
        </w:rPr>
        <w:t>4.7.1. Đối với Cọc đặc tiết diện vuông ( Hình 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12B02BF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5CAB577" w14:textId="77777777" w:rsidR="00CF2477" w:rsidRPr="003D73E2" w:rsidRDefault="00CF2477" w:rsidP="00007724">
            <w:pPr>
              <w:spacing w:after="120"/>
              <w:jc w:val="center"/>
              <w:rPr>
                <w:rFonts w:ascii="Arial" w:hAnsi="Arial" w:cs="Arial"/>
              </w:rPr>
            </w:pPr>
            <w:r w:rsidRPr="003D73E2">
              <w:rPr>
                <w:rFonts w:ascii="Arial" w:hAnsi="Arial" w:cs="Arial"/>
              </w:rPr>
              <w:lastRenderedPageBreak/>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5CA074DD"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2FDCE303"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0B924E03" w14:textId="77777777" w:rsidR="00CF2477" w:rsidRPr="003D73E2" w:rsidRDefault="00CF2477" w:rsidP="00007724">
            <w:pPr>
              <w:spacing w:after="120"/>
              <w:jc w:val="both"/>
              <w:rPr>
                <w:rFonts w:ascii="Arial" w:hAnsi="Arial" w:cs="Arial"/>
              </w:rPr>
            </w:pPr>
            <w:r w:rsidRPr="003D73E2">
              <w:rPr>
                <w:rFonts w:ascii="Arial" w:hAnsi="Arial" w:cs="Arial"/>
                <w:lang w:val="it-IT"/>
              </w:rPr>
              <w:t>Chiều dài</w:t>
            </w:r>
            <w:r w:rsidR="00C62EE8" w:rsidRPr="003D73E2">
              <w:rPr>
                <w:rFonts w:ascii="Arial" w:hAnsi="Arial" w:cs="Arial"/>
                <w:lang w:val="it-IT"/>
              </w:rPr>
              <w:t xml:space="preserve"> </w:t>
            </w:r>
            <w:r w:rsidRPr="003D73E2">
              <w:rPr>
                <w:rFonts w:ascii="Arial" w:hAnsi="Arial" w:cs="Arial"/>
                <w:lang w:val="it-IT"/>
              </w:rPr>
              <w:t>(a)</w:t>
            </w:r>
          </w:p>
        </w:tc>
        <w:tc>
          <w:tcPr>
            <w:tcW w:w="1980" w:type="dxa"/>
            <w:tcBorders>
              <w:top w:val="single" w:sz="4" w:space="0" w:color="auto"/>
              <w:left w:val="single" w:sz="4" w:space="0" w:color="auto"/>
              <w:bottom w:val="single" w:sz="4" w:space="0" w:color="auto"/>
              <w:right w:val="single" w:sz="4" w:space="0" w:color="auto"/>
            </w:tcBorders>
          </w:tcPr>
          <w:p w14:paraId="06C788EF" w14:textId="77777777" w:rsidR="00CF2477" w:rsidRPr="003D73E2" w:rsidRDefault="00CF2477" w:rsidP="00007724">
            <w:pPr>
              <w:pStyle w:val="Heading5"/>
              <w:keepNext w:val="0"/>
              <w:spacing w:after="120"/>
              <w:jc w:val="center"/>
              <w:rPr>
                <w:rFonts w:ascii="Arial" w:hAnsi="Arial" w:cs="Arial"/>
                <w:sz w:val="20"/>
                <w:szCs w:val="20"/>
              </w:rPr>
            </w:pPr>
            <w:r w:rsidRPr="003D73E2">
              <w:rPr>
                <w:rFonts w:ascii="Arial" w:hAnsi="Arial" w:cs="Arial"/>
                <w:sz w:val="20"/>
                <w:szCs w:val="20"/>
              </w:rPr>
              <w:sym w:font="Symbol" w:char="F0B1"/>
            </w:r>
            <w:r w:rsidRPr="003D73E2">
              <w:rPr>
                <w:rFonts w:ascii="Arial" w:hAnsi="Arial" w:cs="Arial"/>
                <w:sz w:val="20"/>
                <w:szCs w:val="20"/>
              </w:rPr>
              <w:t xml:space="preserve"> 25</w:t>
            </w:r>
          </w:p>
        </w:tc>
      </w:tr>
      <w:tr w:rsidR="00CF2477" w:rsidRPr="003D73E2" w14:paraId="249A27F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7FDA7AE" w14:textId="77777777" w:rsidR="00CF2477" w:rsidRPr="003D73E2" w:rsidRDefault="00CF2477" w:rsidP="00007724">
            <w:pPr>
              <w:spacing w:after="120"/>
              <w:jc w:val="both"/>
              <w:rPr>
                <w:rFonts w:ascii="Arial" w:hAnsi="Arial" w:cs="Arial"/>
              </w:rPr>
            </w:pPr>
            <w:r w:rsidRPr="003D73E2">
              <w:rPr>
                <w:rFonts w:ascii="Arial" w:hAnsi="Arial" w:cs="Arial"/>
                <w:lang w:val="it-IT"/>
              </w:rPr>
              <w:t>Chiều rộng</w:t>
            </w:r>
            <w:r w:rsidR="00C62EE8" w:rsidRPr="003D73E2">
              <w:rPr>
                <w:rFonts w:ascii="Arial" w:hAnsi="Arial" w:cs="Arial"/>
                <w:lang w:val="it-IT"/>
              </w:rPr>
              <w:t xml:space="preserve"> </w:t>
            </w:r>
            <w:r w:rsidRPr="003D73E2">
              <w:rPr>
                <w:rFonts w:ascii="Arial" w:hAnsi="Arial" w:cs="Arial"/>
                <w:lang w:val="it-IT"/>
              </w:rPr>
              <w:t>(b)</w:t>
            </w:r>
          </w:p>
        </w:tc>
        <w:tc>
          <w:tcPr>
            <w:tcW w:w="1980" w:type="dxa"/>
            <w:tcBorders>
              <w:top w:val="single" w:sz="4" w:space="0" w:color="auto"/>
              <w:left w:val="single" w:sz="4" w:space="0" w:color="auto"/>
              <w:bottom w:val="single" w:sz="4" w:space="0" w:color="auto"/>
              <w:right w:val="single" w:sz="4" w:space="0" w:color="auto"/>
            </w:tcBorders>
          </w:tcPr>
          <w:p w14:paraId="6916A3E3"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5</w:t>
            </w:r>
          </w:p>
        </w:tc>
      </w:tr>
      <w:tr w:rsidR="00CF2477" w:rsidRPr="003D73E2" w14:paraId="5A58989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8FBE2CE"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tcPr>
          <w:p w14:paraId="0238DBE5"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5</w:t>
            </w:r>
          </w:p>
        </w:tc>
      </w:tr>
      <w:tr w:rsidR="00CF2477" w:rsidRPr="003D73E2" w14:paraId="6455DB9E"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13E39043"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1C2220ED"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3</w:t>
            </w:r>
          </w:p>
        </w:tc>
      </w:tr>
      <w:tr w:rsidR="00CF2477" w:rsidRPr="003D73E2" w14:paraId="2087346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CD72D17" w14:textId="77777777" w:rsidR="00CF2477" w:rsidRPr="003D73E2" w:rsidRDefault="00CF2477" w:rsidP="00007724">
            <w:pPr>
              <w:spacing w:after="120"/>
              <w:jc w:val="both"/>
              <w:rPr>
                <w:rFonts w:ascii="Arial" w:hAnsi="Arial" w:cs="Arial"/>
              </w:rPr>
            </w:pPr>
            <w:r w:rsidRPr="003D73E2">
              <w:rPr>
                <w:rFonts w:ascii="Arial" w:hAnsi="Arial" w:cs="Arial"/>
                <w:lang w:val="it-IT"/>
              </w:rPr>
              <w:t xml:space="preserve">Độ vuông góc mặt phẳng đầu cọc </w:t>
            </w:r>
            <w:r w:rsidRPr="003D73E2">
              <w:rPr>
                <w:rFonts w:ascii="Arial" w:hAnsi="Arial" w:cs="Arial"/>
              </w:rPr>
              <w:t>(g)</w:t>
            </w:r>
          </w:p>
        </w:tc>
        <w:tc>
          <w:tcPr>
            <w:tcW w:w="1980" w:type="dxa"/>
            <w:tcBorders>
              <w:top w:val="single" w:sz="4" w:space="0" w:color="auto"/>
              <w:left w:val="single" w:sz="4" w:space="0" w:color="auto"/>
              <w:bottom w:val="single" w:sz="4" w:space="0" w:color="auto"/>
              <w:right w:val="single" w:sz="4" w:space="0" w:color="auto"/>
            </w:tcBorders>
          </w:tcPr>
          <w:p w14:paraId="75E9AC62"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5</w:t>
            </w:r>
          </w:p>
        </w:tc>
      </w:tr>
      <w:tr w:rsidR="00CF2477" w:rsidRPr="003D73E2" w14:paraId="2DA8E1E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7DF2E0C8"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cục</w:t>
            </w:r>
            <w:proofErr w:type="spellEnd"/>
            <w:r w:rsidRPr="003D73E2">
              <w:rPr>
                <w:rFonts w:ascii="Arial" w:hAnsi="Arial" w:cs="Arial"/>
              </w:rPr>
              <w:t xml:space="preserve"> </w:t>
            </w:r>
            <w:proofErr w:type="spellStart"/>
            <w:r w:rsidRPr="003D73E2">
              <w:rPr>
                <w:rFonts w:ascii="Arial" w:hAnsi="Arial" w:cs="Arial"/>
              </w:rPr>
              <w:t>bộ</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trên</w:t>
            </w:r>
            <w:proofErr w:type="spellEnd"/>
            <w:r w:rsidR="00C62EE8" w:rsidRPr="003D73E2">
              <w:rPr>
                <w:rFonts w:ascii="Arial" w:hAnsi="Arial" w:cs="Arial"/>
              </w:rPr>
              <w:t xml:space="preserve"> </w:t>
            </w:r>
            <w:r w:rsidRPr="003D73E2">
              <w:rPr>
                <w:rFonts w:ascii="Arial" w:hAnsi="Arial" w:cs="Arial"/>
              </w:rPr>
              <w:t>(w)</w:t>
            </w:r>
          </w:p>
        </w:tc>
        <w:tc>
          <w:tcPr>
            <w:tcW w:w="1980" w:type="dxa"/>
            <w:tcBorders>
              <w:top w:val="single" w:sz="4" w:space="0" w:color="auto"/>
              <w:left w:val="single" w:sz="4" w:space="0" w:color="auto"/>
              <w:bottom w:val="single" w:sz="4" w:space="0" w:color="auto"/>
              <w:right w:val="single" w:sz="4" w:space="0" w:color="auto"/>
            </w:tcBorders>
          </w:tcPr>
          <w:p w14:paraId="69A658C8"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5</w:t>
            </w:r>
          </w:p>
        </w:tc>
      </w:tr>
      <w:tr w:rsidR="00CF2477" w:rsidRPr="003D73E2" w14:paraId="2F2724B9"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2EE1376"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426D5B7A"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785B2757"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C013482" w14:textId="77777777" w:rsidR="00CF2477" w:rsidRPr="003D73E2" w:rsidRDefault="00CF2477" w:rsidP="00007724">
            <w:pPr>
              <w:spacing w:after="120"/>
              <w:jc w:val="center"/>
              <w:rPr>
                <w:rFonts w:ascii="Arial" w:hAnsi="Arial" w:cs="Arial"/>
                <w:lang w:val="it-IT"/>
              </w:rPr>
            </w:pPr>
          </w:p>
          <w:p w14:paraId="35483B7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50</w:t>
            </w:r>
          </w:p>
          <w:p w14:paraId="2F1E0EB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20</w:t>
            </w:r>
          </w:p>
        </w:tc>
      </w:tr>
    </w:tbl>
    <w:p w14:paraId="0BB8A76D" w14:textId="77777777" w:rsidR="00CF2477" w:rsidRPr="003D73E2" w:rsidRDefault="00CF2477" w:rsidP="00007724">
      <w:pPr>
        <w:spacing w:after="120"/>
        <w:jc w:val="both"/>
        <w:rPr>
          <w:rFonts w:ascii="Arial" w:hAnsi="Arial" w:cs="Arial"/>
          <w:b/>
          <w:bCs/>
        </w:rPr>
      </w:pPr>
      <w:r w:rsidRPr="003D73E2">
        <w:rPr>
          <w:rFonts w:ascii="Arial" w:hAnsi="Arial" w:cs="Arial"/>
          <w:b/>
          <w:bCs/>
        </w:rPr>
        <w:t xml:space="preserve">4.7.2.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chữ</w:t>
      </w:r>
      <w:proofErr w:type="spellEnd"/>
      <w:r w:rsidRPr="003D73E2">
        <w:rPr>
          <w:rFonts w:ascii="Arial" w:hAnsi="Arial" w:cs="Arial"/>
          <w:b/>
          <w:bCs/>
        </w:rPr>
        <w:t xml:space="preserve"> T </w:t>
      </w:r>
      <w:proofErr w:type="spellStart"/>
      <w:r w:rsidRPr="003D73E2">
        <w:rPr>
          <w:rFonts w:ascii="Arial" w:hAnsi="Arial" w:cs="Arial"/>
          <w:b/>
          <w:bCs/>
        </w:rPr>
        <w:t>đơn</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3.2.a)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37"/>
        <w:gridCol w:w="1951"/>
      </w:tblGrid>
      <w:tr w:rsidR="00CF2477" w:rsidRPr="003D73E2" w14:paraId="22AB6FDA" w14:textId="77777777">
        <w:tblPrEx>
          <w:tblCellMar>
            <w:top w:w="0" w:type="dxa"/>
            <w:bottom w:w="0" w:type="dxa"/>
          </w:tblCellMar>
        </w:tblPrEx>
        <w:trPr>
          <w:trHeight w:val="20"/>
          <w:jc w:val="center"/>
        </w:trPr>
        <w:tc>
          <w:tcPr>
            <w:tcW w:w="7484" w:type="dxa"/>
            <w:tcBorders>
              <w:top w:val="single" w:sz="4" w:space="0" w:color="auto"/>
              <w:left w:val="single" w:sz="4" w:space="0" w:color="auto"/>
              <w:bottom w:val="single" w:sz="4" w:space="0" w:color="auto"/>
              <w:right w:val="single" w:sz="4" w:space="0" w:color="auto"/>
            </w:tcBorders>
            <w:vAlign w:val="center"/>
          </w:tcPr>
          <w:p w14:paraId="45FBA862"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6277A2BF"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1938D931"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25EEB857" w14:textId="77777777" w:rsidR="00CF2477" w:rsidRPr="003D73E2" w:rsidRDefault="00CF2477" w:rsidP="00007724">
            <w:pPr>
              <w:pStyle w:val="Heading5"/>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5222B9A5"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20</w:t>
            </w:r>
          </w:p>
        </w:tc>
      </w:tr>
      <w:tr w:rsidR="00CF2477" w:rsidRPr="003D73E2" w14:paraId="604603E9"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34F0F602"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1B1A6FF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02985AE"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7910EFC9"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19CBF2A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4FB5AA7"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13FA2BD8"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thân</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(b</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7F70C9D1"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3EEA448E"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59D178BB" w14:textId="77777777" w:rsidR="00CF2477" w:rsidRPr="003D73E2" w:rsidRDefault="00CF2477" w:rsidP="00007724">
            <w:pPr>
              <w:spacing w:after="120"/>
              <w:jc w:val="both"/>
              <w:rPr>
                <w:rFonts w:ascii="Arial" w:hAnsi="Arial" w:cs="Arial"/>
              </w:rPr>
            </w:pPr>
            <w:r w:rsidRPr="003D73E2">
              <w:rPr>
                <w:rFonts w:ascii="Arial" w:hAnsi="Arial" w:cs="Arial"/>
                <w:lang w:val="it-IT"/>
              </w:rPr>
              <w:t>Độ dầy cánh dầm</w:t>
            </w:r>
            <w:r w:rsidR="00C62EE8" w:rsidRPr="003D73E2">
              <w:rPr>
                <w:rFonts w:ascii="Arial" w:hAnsi="Arial" w:cs="Arial"/>
                <w:lang w:val="it-IT"/>
              </w:rPr>
              <w:t xml:space="preserve"> </w:t>
            </w:r>
            <w:r w:rsidRPr="003D73E2">
              <w:rPr>
                <w:rFonts w:ascii="Arial" w:hAnsi="Arial" w:cs="Arial"/>
                <w:lang w:val="it-IT"/>
              </w:rPr>
              <w:t>(e)</w:t>
            </w:r>
          </w:p>
        </w:tc>
        <w:tc>
          <w:tcPr>
            <w:tcW w:w="1980" w:type="dxa"/>
            <w:tcBorders>
              <w:top w:val="single" w:sz="4" w:space="0" w:color="auto"/>
              <w:left w:val="single" w:sz="4" w:space="0" w:color="auto"/>
              <w:bottom w:val="single" w:sz="4" w:space="0" w:color="auto"/>
              <w:right w:val="single" w:sz="4" w:space="0" w:color="auto"/>
            </w:tcBorders>
          </w:tcPr>
          <w:p w14:paraId="5411836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38EA278B"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3C54E263" w14:textId="77777777" w:rsidR="00CF2477" w:rsidRPr="003D73E2" w:rsidRDefault="00CF2477" w:rsidP="00007724">
            <w:pPr>
              <w:spacing w:after="120"/>
              <w:rPr>
                <w:rFonts w:ascii="Arial" w:hAnsi="Arial" w:cs="Arial"/>
              </w:rPr>
            </w:pPr>
            <w:r w:rsidRPr="003D73E2">
              <w:rPr>
                <w:rFonts w:ascii="Arial" w:hAnsi="Arial" w:cs="Arial"/>
                <w:lang w:val="it-IT"/>
              </w:rPr>
              <w:t>Độ vuông góc mặt phẳng đầu dầm (g, g</w:t>
            </w:r>
            <w:r w:rsidRPr="003D73E2">
              <w:rPr>
                <w:rFonts w:ascii="Arial" w:hAnsi="Arial" w:cs="Arial"/>
                <w:vertAlign w:val="subscript"/>
                <w:lang w:val="it-IT"/>
              </w:rPr>
              <w:t>1</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1F7DD1E6"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50254100"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09FBC1D0"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1A46F286"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2ED2CDBB"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682B4A9C" w14:textId="77777777" w:rsidR="00CF2477" w:rsidRPr="003D73E2" w:rsidRDefault="00CF2477" w:rsidP="00007724">
            <w:pPr>
              <w:spacing w:after="120"/>
              <w:jc w:val="center"/>
              <w:rPr>
                <w:rFonts w:ascii="Arial" w:hAnsi="Arial" w:cs="Arial"/>
              </w:rPr>
            </w:pPr>
          </w:p>
          <w:p w14:paraId="5FDA2E0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10</w:t>
            </w:r>
          </w:p>
        </w:tc>
      </w:tr>
      <w:tr w:rsidR="00CF2477" w:rsidRPr="003D73E2" w14:paraId="568BEFEE"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403B7125"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4370719B"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1220 cm</w:t>
            </w:r>
          </w:p>
          <w:p w14:paraId="4BC326FE"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 xml:space="preserve">1220 </w:t>
            </w:r>
            <w:r w:rsidR="00CF2477" w:rsidRPr="003D73E2">
              <w:rPr>
                <w:rFonts w:ascii="Arial" w:hAnsi="Arial" w:cs="Arial"/>
              </w:rPr>
              <w:sym w:font="Symbol" w:char="F0B8"/>
            </w:r>
            <w:r w:rsidR="00CF2477" w:rsidRPr="003D73E2">
              <w:rPr>
                <w:rFonts w:ascii="Arial" w:hAnsi="Arial" w:cs="Arial"/>
                <w:lang w:val="nb-NO"/>
              </w:rPr>
              <w:t>1830 cm</w:t>
            </w:r>
          </w:p>
          <w:p w14:paraId="18BBB664"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 lớn hơn 1830 cm</w:t>
            </w:r>
          </w:p>
        </w:tc>
        <w:tc>
          <w:tcPr>
            <w:tcW w:w="1980" w:type="dxa"/>
            <w:tcBorders>
              <w:top w:val="single" w:sz="4" w:space="0" w:color="auto"/>
              <w:left w:val="single" w:sz="4" w:space="0" w:color="auto"/>
              <w:bottom w:val="single" w:sz="4" w:space="0" w:color="auto"/>
              <w:right w:val="single" w:sz="4" w:space="0" w:color="auto"/>
            </w:tcBorders>
          </w:tcPr>
          <w:p w14:paraId="7450E52E" w14:textId="77777777" w:rsidR="00CF2477" w:rsidRPr="003D73E2" w:rsidRDefault="00CF2477" w:rsidP="00007724">
            <w:pPr>
              <w:spacing w:after="120"/>
              <w:jc w:val="center"/>
              <w:rPr>
                <w:rFonts w:ascii="Arial" w:hAnsi="Arial" w:cs="Arial"/>
                <w:lang w:val="nb-NO"/>
              </w:rPr>
            </w:pPr>
          </w:p>
          <w:p w14:paraId="5E750128" w14:textId="77777777" w:rsidR="00CF2477" w:rsidRPr="003D73E2" w:rsidRDefault="00CF2477" w:rsidP="00007724">
            <w:pPr>
              <w:spacing w:after="120"/>
              <w:jc w:val="center"/>
              <w:rPr>
                <w:rFonts w:ascii="Arial" w:hAnsi="Arial" w:cs="Arial"/>
                <w:lang w:val="nb-NO"/>
              </w:rPr>
            </w:pPr>
          </w:p>
          <w:p w14:paraId="49BA47A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0A5BAFA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8</w:t>
            </w:r>
          </w:p>
          <w:p w14:paraId="7A6D84C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12</w:t>
            </w:r>
          </w:p>
        </w:tc>
      </w:tr>
      <w:tr w:rsidR="00CF2477" w:rsidRPr="003D73E2" w14:paraId="68819435"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nil"/>
              <w:right w:val="single" w:sz="4" w:space="0" w:color="auto"/>
            </w:tcBorders>
            <w:vAlign w:val="center"/>
          </w:tcPr>
          <w:p w14:paraId="5180604A"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nil"/>
              <w:right w:val="single" w:sz="4" w:space="0" w:color="auto"/>
            </w:tcBorders>
          </w:tcPr>
          <w:p w14:paraId="44FAE720" w14:textId="77777777" w:rsidR="00CF2477" w:rsidRPr="003D73E2" w:rsidRDefault="00CF2477" w:rsidP="00007724">
            <w:pPr>
              <w:spacing w:after="120"/>
              <w:jc w:val="center"/>
              <w:rPr>
                <w:rFonts w:ascii="Arial" w:hAnsi="Arial" w:cs="Arial"/>
              </w:rPr>
            </w:pPr>
            <w:r w:rsidRPr="003D73E2">
              <w:rPr>
                <w:rFonts w:ascii="Arial" w:hAnsi="Arial" w:cs="Arial"/>
              </w:rPr>
              <w:t xml:space="preserve"> </w:t>
            </w:r>
            <w:r w:rsidRPr="003D73E2">
              <w:rPr>
                <w:rFonts w:ascii="Arial" w:hAnsi="Arial" w:cs="Arial"/>
              </w:rPr>
              <w:sym w:font="Symbol" w:char="F0B1"/>
            </w:r>
            <w:r w:rsidRPr="003D73E2">
              <w:rPr>
                <w:rFonts w:ascii="Arial" w:hAnsi="Arial" w:cs="Arial"/>
              </w:rPr>
              <w:t xml:space="preserve"> 3</w:t>
            </w:r>
          </w:p>
        </w:tc>
      </w:tr>
      <w:tr w:rsidR="00CF2477" w:rsidRPr="003D73E2" w14:paraId="648EB010"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nil"/>
              <w:right w:val="single" w:sz="4" w:space="0" w:color="auto"/>
            </w:tcBorders>
            <w:vAlign w:val="center"/>
          </w:tcPr>
          <w:p w14:paraId="4E1FB06F"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neo </w:t>
            </w:r>
            <w:proofErr w:type="spellStart"/>
            <w:r w:rsidRPr="003D73E2">
              <w:rPr>
                <w:rFonts w:ascii="Arial" w:hAnsi="Arial" w:cs="Arial"/>
              </w:rPr>
              <w:t>cáp</w:t>
            </w:r>
            <w:proofErr w:type="spellEnd"/>
            <w:r w:rsidRPr="003D73E2">
              <w:rPr>
                <w:rFonts w:ascii="Arial" w:hAnsi="Arial" w:cs="Arial"/>
              </w:rPr>
              <w:t xml:space="preserve"> </w:t>
            </w:r>
            <w:proofErr w:type="spellStart"/>
            <w:r w:rsidRPr="003D73E2">
              <w:rPr>
                <w:rFonts w:ascii="Arial" w:hAnsi="Arial" w:cs="Arial"/>
              </w:rPr>
              <w:t>xiên</w:t>
            </w:r>
            <w:proofErr w:type="spellEnd"/>
            <w:r w:rsidR="00C62EE8" w:rsidRPr="003D73E2">
              <w:rPr>
                <w:rFonts w:ascii="Arial" w:hAnsi="Arial" w:cs="Arial"/>
              </w:rPr>
              <w:t xml:space="preserve"> </w:t>
            </w:r>
            <w:r w:rsidRPr="003D73E2">
              <w:rPr>
                <w:rFonts w:ascii="Arial" w:hAnsi="Arial" w:cs="Arial"/>
              </w:rPr>
              <w:t>(</w:t>
            </w:r>
            <w:proofErr w:type="spellStart"/>
            <w:r w:rsidRPr="003D73E2">
              <w:rPr>
                <w:rFonts w:ascii="Arial" w:hAnsi="Arial" w:cs="Arial"/>
              </w:rPr>
              <w:t>i</w:t>
            </w:r>
            <w:proofErr w:type="spellEnd"/>
            <w:r w:rsidRPr="003D73E2">
              <w:rPr>
                <w:rFonts w:ascii="Arial" w:hAnsi="Arial" w:cs="Arial"/>
              </w:rPr>
              <w:t>)</w:t>
            </w:r>
          </w:p>
        </w:tc>
        <w:tc>
          <w:tcPr>
            <w:tcW w:w="1980" w:type="dxa"/>
            <w:tcBorders>
              <w:top w:val="single" w:sz="4" w:space="0" w:color="auto"/>
              <w:left w:val="single" w:sz="4" w:space="0" w:color="auto"/>
              <w:bottom w:val="nil"/>
              <w:right w:val="single" w:sz="4" w:space="0" w:color="auto"/>
            </w:tcBorders>
          </w:tcPr>
          <w:p w14:paraId="30C083D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1BB5B98"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5105314D"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color w:val="FF0000"/>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(k, k</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F41287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173768E"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5BB58652" w14:textId="77777777" w:rsidR="00CF2477" w:rsidRPr="003D73E2" w:rsidRDefault="00CF2477" w:rsidP="00007724">
            <w:pPr>
              <w:spacing w:after="120"/>
              <w:rPr>
                <w:rFonts w:ascii="Arial" w:hAnsi="Arial" w:cs="Arial"/>
              </w:rPr>
            </w:pP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(x)</w:t>
            </w:r>
          </w:p>
        </w:tc>
        <w:tc>
          <w:tcPr>
            <w:tcW w:w="1980" w:type="dxa"/>
            <w:tcBorders>
              <w:top w:val="single" w:sz="4" w:space="0" w:color="auto"/>
              <w:left w:val="single" w:sz="4" w:space="0" w:color="auto"/>
              <w:bottom w:val="single" w:sz="4" w:space="0" w:color="auto"/>
              <w:right w:val="single" w:sz="4" w:space="0" w:color="auto"/>
            </w:tcBorders>
          </w:tcPr>
          <w:p w14:paraId="5DEEE92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48D6402"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3597E2F4" w14:textId="77777777" w:rsidR="00CF2477" w:rsidRPr="003D73E2" w:rsidRDefault="00CF2477" w:rsidP="00007724">
            <w:pPr>
              <w:spacing w:after="120"/>
              <w:rPr>
                <w:rFonts w:ascii="Arial" w:hAnsi="Arial" w:cs="Arial"/>
              </w:rPr>
            </w:pPr>
            <w:r w:rsidRPr="003D73E2">
              <w:rPr>
                <w:rFonts w:ascii="Arial" w:hAnsi="Arial" w:cs="Arial"/>
                <w:lang w:val="pt-PT"/>
              </w:rPr>
              <w:t>Vị trí của các tấm thép</w:t>
            </w:r>
            <w:r w:rsidR="00C62EE8" w:rsidRPr="003D73E2">
              <w:rPr>
                <w:rFonts w:ascii="Arial" w:hAnsi="Arial" w:cs="Arial"/>
                <w:lang w:val="pt-PT"/>
              </w:rPr>
              <w:t xml:space="preserve"> </w:t>
            </w:r>
            <w:r w:rsidRPr="003D73E2">
              <w:rPr>
                <w:rFonts w:ascii="Arial" w:hAnsi="Arial" w:cs="Arial"/>
                <w:lang w:val="pt-PT"/>
              </w:rPr>
              <w:t>(m, m</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tcPr>
          <w:p w14:paraId="1EEA7B6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6BF22877"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5F4253AD" w14:textId="77777777" w:rsidR="00CF2477" w:rsidRPr="003D73E2" w:rsidRDefault="00CF2477" w:rsidP="00007724">
            <w:pPr>
              <w:spacing w:after="120"/>
              <w:rPr>
                <w:rFonts w:ascii="Arial" w:hAnsi="Arial" w:cs="Arial"/>
              </w:rPr>
            </w:pPr>
            <w:r w:rsidRPr="003D73E2">
              <w:rPr>
                <w:rFonts w:ascii="Arial" w:hAnsi="Arial" w:cs="Arial"/>
                <w:lang w:val="pt-PT"/>
              </w:rPr>
              <w:t>Vị trí của tấm thép gối đỡ</w:t>
            </w:r>
            <w:r w:rsidR="00C62EE8" w:rsidRPr="003D73E2">
              <w:rPr>
                <w:rFonts w:ascii="Arial" w:hAnsi="Arial" w:cs="Arial"/>
                <w:lang w:val="pt-PT"/>
              </w:rPr>
              <w:t xml:space="preserve"> </w:t>
            </w:r>
            <w:r w:rsidRPr="003D73E2">
              <w:rPr>
                <w:rFonts w:ascii="Arial" w:hAnsi="Arial" w:cs="Arial"/>
                <w:lang w:val="pt-PT"/>
              </w:rPr>
              <w:t>(n)</w:t>
            </w:r>
          </w:p>
        </w:tc>
        <w:tc>
          <w:tcPr>
            <w:tcW w:w="1980" w:type="dxa"/>
            <w:tcBorders>
              <w:top w:val="single" w:sz="4" w:space="0" w:color="auto"/>
              <w:left w:val="single" w:sz="4" w:space="0" w:color="auto"/>
              <w:bottom w:val="single" w:sz="4" w:space="0" w:color="auto"/>
              <w:right w:val="single" w:sz="4" w:space="0" w:color="auto"/>
            </w:tcBorders>
          </w:tcPr>
          <w:p w14:paraId="0E91017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82924AC"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44074F32" w14:textId="77777777" w:rsidR="00CF2477" w:rsidRPr="003D73E2" w:rsidRDefault="00CF2477" w:rsidP="00007724">
            <w:pPr>
              <w:spacing w:after="120"/>
              <w:rPr>
                <w:rFonts w:ascii="Arial" w:hAnsi="Arial" w:cs="Arial"/>
              </w:rPr>
            </w:pPr>
            <w:r w:rsidRPr="003D73E2">
              <w:rPr>
                <w:rFonts w:ascii="Arial" w:hAnsi="Arial" w:cs="Arial"/>
                <w:lang w:val="pt-PT"/>
              </w:rPr>
              <w:t>Độ phẳng của các tấm thép chờ cánh dầm</w:t>
            </w:r>
            <w:r w:rsidR="00C62EE8" w:rsidRPr="003D73E2">
              <w:rPr>
                <w:rFonts w:ascii="Arial" w:hAnsi="Arial" w:cs="Arial"/>
                <w:lang w:val="pt-PT"/>
              </w:rPr>
              <w:t xml:space="preserve"> </w:t>
            </w:r>
            <w:r w:rsidRPr="003D73E2">
              <w:rPr>
                <w:rFonts w:ascii="Arial" w:hAnsi="Arial" w:cs="Arial"/>
                <w:lang w:val="pt-PT"/>
              </w:rPr>
              <w:t>(o)</w:t>
            </w:r>
          </w:p>
        </w:tc>
        <w:tc>
          <w:tcPr>
            <w:tcW w:w="1980" w:type="dxa"/>
            <w:tcBorders>
              <w:top w:val="single" w:sz="4" w:space="0" w:color="auto"/>
              <w:left w:val="single" w:sz="4" w:space="0" w:color="auto"/>
              <w:bottom w:val="single" w:sz="4" w:space="0" w:color="auto"/>
              <w:right w:val="single" w:sz="4" w:space="0" w:color="auto"/>
            </w:tcBorders>
          </w:tcPr>
          <w:p w14:paraId="677615A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3BF827EA"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vAlign w:val="center"/>
          </w:tcPr>
          <w:p w14:paraId="1D70AA23"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Pr="003D73E2">
              <w:rPr>
                <w:rFonts w:ascii="Arial" w:hAnsi="Arial" w:cs="Arial"/>
              </w:rPr>
              <w:t xml:space="preserve"> </w:t>
            </w:r>
            <w:proofErr w:type="spellStart"/>
            <w:r w:rsidRPr="003D73E2">
              <w:rPr>
                <w:rFonts w:ascii="Arial" w:hAnsi="Arial" w:cs="Arial"/>
              </w:rPr>
              <w:t>tại</w:t>
            </w:r>
            <w:proofErr w:type="spellEnd"/>
            <w:r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(p)</w:t>
            </w:r>
          </w:p>
        </w:tc>
        <w:tc>
          <w:tcPr>
            <w:tcW w:w="1980" w:type="dxa"/>
            <w:tcBorders>
              <w:top w:val="single" w:sz="4" w:space="0" w:color="auto"/>
              <w:left w:val="single" w:sz="4" w:space="0" w:color="auto"/>
              <w:bottom w:val="single" w:sz="4" w:space="0" w:color="auto"/>
              <w:right w:val="single" w:sz="4" w:space="0" w:color="auto"/>
            </w:tcBorders>
          </w:tcPr>
          <w:p w14:paraId="063BB76B"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6BDCA8F3"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3A1FFDA5"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78528146"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10364E92"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0E70FF80" w14:textId="77777777" w:rsidR="00CF2477" w:rsidRPr="003D73E2" w:rsidRDefault="00CF2477" w:rsidP="00007724">
            <w:pPr>
              <w:spacing w:after="120"/>
              <w:jc w:val="center"/>
              <w:rPr>
                <w:rFonts w:ascii="Arial" w:hAnsi="Arial" w:cs="Arial"/>
                <w:lang w:val="it-IT"/>
              </w:rPr>
            </w:pPr>
          </w:p>
          <w:p w14:paraId="2006776A"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331FF3E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4EFDB298" w14:textId="77777777">
        <w:tblPrEx>
          <w:tblCellMar>
            <w:top w:w="0" w:type="dxa"/>
            <w:bottom w:w="0" w:type="dxa"/>
          </w:tblCellMar>
        </w:tblPrEx>
        <w:trPr>
          <w:trHeight w:val="312"/>
          <w:jc w:val="center"/>
        </w:trPr>
        <w:tc>
          <w:tcPr>
            <w:tcW w:w="7484" w:type="dxa"/>
            <w:tcBorders>
              <w:top w:val="single" w:sz="4" w:space="0" w:color="auto"/>
              <w:left w:val="single" w:sz="4" w:space="0" w:color="auto"/>
              <w:bottom w:val="single" w:sz="4" w:space="0" w:color="auto"/>
              <w:right w:val="single" w:sz="4" w:space="0" w:color="auto"/>
            </w:tcBorders>
          </w:tcPr>
          <w:p w14:paraId="0B4A6FC9"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 của các mặt phẳng</w:t>
            </w:r>
            <w:r w:rsidR="00C62EE8" w:rsidRPr="003D73E2">
              <w:rPr>
                <w:rFonts w:ascii="Arial" w:hAnsi="Arial" w:cs="Arial"/>
                <w:lang w:val="it-IT"/>
              </w:rPr>
              <w:t xml:space="preserve"> </w:t>
            </w:r>
            <w:r w:rsidRPr="003D73E2">
              <w:rPr>
                <w:rFonts w:ascii="Arial" w:hAnsi="Arial" w:cs="Arial"/>
                <w:lang w:val="it-IT"/>
              </w:rPr>
              <w:t>(w)</w:t>
            </w:r>
          </w:p>
          <w:p w14:paraId="41AF2F16"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 xml:space="preserve">( Không áp dụng cho bề mặt trên để gồ ghề để liên kết với lớp bê tông đổ bù </w:t>
            </w:r>
            <w:r w:rsidRPr="003D73E2">
              <w:rPr>
                <w:rFonts w:ascii="Arial" w:hAnsi="Arial" w:cs="Arial"/>
                <w:lang w:val="it-IT"/>
              </w:rPr>
              <w:lastRenderedPageBreak/>
              <w:t>hoặc các mặt không được nhìn thấy)</w:t>
            </w:r>
          </w:p>
        </w:tc>
        <w:tc>
          <w:tcPr>
            <w:tcW w:w="1980" w:type="dxa"/>
            <w:tcBorders>
              <w:top w:val="single" w:sz="4" w:space="0" w:color="auto"/>
              <w:left w:val="single" w:sz="4" w:space="0" w:color="auto"/>
              <w:bottom w:val="single" w:sz="4" w:space="0" w:color="auto"/>
              <w:right w:val="single" w:sz="4" w:space="0" w:color="auto"/>
            </w:tcBorders>
          </w:tcPr>
          <w:p w14:paraId="78AE3A40" w14:textId="77777777" w:rsidR="00CF2477" w:rsidRPr="003D73E2" w:rsidRDefault="00CF2477" w:rsidP="00007724">
            <w:pPr>
              <w:spacing w:after="120"/>
              <w:jc w:val="center"/>
              <w:rPr>
                <w:rFonts w:ascii="Arial" w:hAnsi="Arial" w:cs="Arial"/>
              </w:rPr>
            </w:pPr>
            <w:r w:rsidRPr="003D73E2">
              <w:rPr>
                <w:rFonts w:ascii="Arial" w:hAnsi="Arial" w:cs="Arial"/>
              </w:rPr>
              <w:lastRenderedPageBreak/>
              <w:sym w:font="Symbol" w:char="F0B1"/>
            </w:r>
            <w:r w:rsidRPr="003D73E2">
              <w:rPr>
                <w:rFonts w:ascii="Arial" w:hAnsi="Arial" w:cs="Arial"/>
              </w:rPr>
              <w:t xml:space="preserve"> 5</w:t>
            </w:r>
          </w:p>
        </w:tc>
      </w:tr>
    </w:tbl>
    <w:p w14:paraId="75B9491B" w14:textId="77777777" w:rsidR="00CF2477" w:rsidRPr="003D73E2" w:rsidRDefault="00CF2477" w:rsidP="00007724">
      <w:pPr>
        <w:spacing w:after="120"/>
        <w:jc w:val="both"/>
        <w:rPr>
          <w:rFonts w:ascii="Arial" w:hAnsi="Arial" w:cs="Arial"/>
          <w:b/>
          <w:bCs/>
        </w:rPr>
      </w:pPr>
      <w:r w:rsidRPr="003D73E2">
        <w:rPr>
          <w:rFonts w:ascii="Arial" w:hAnsi="Arial" w:cs="Arial"/>
          <w:b/>
          <w:bCs/>
        </w:rPr>
        <w:t xml:space="preserve">4.7.3.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chữ</w:t>
      </w:r>
      <w:proofErr w:type="spellEnd"/>
      <w:r w:rsidRPr="003D73E2">
        <w:rPr>
          <w:rFonts w:ascii="Arial" w:hAnsi="Arial" w:cs="Arial"/>
          <w:b/>
          <w:bCs/>
        </w:rPr>
        <w:t xml:space="preserve"> T </w:t>
      </w:r>
      <w:proofErr w:type="spellStart"/>
      <w:r w:rsidRPr="003D73E2">
        <w:rPr>
          <w:rFonts w:ascii="Arial" w:hAnsi="Arial" w:cs="Arial"/>
          <w:b/>
          <w:bCs/>
        </w:rPr>
        <w:t>đôi</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3.2.b)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3"/>
        <w:gridCol w:w="1928"/>
      </w:tblGrid>
      <w:tr w:rsidR="00CF2477" w:rsidRPr="003D73E2" w14:paraId="210C45A0"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6036937B"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28" w:type="dxa"/>
            <w:tcBorders>
              <w:top w:val="single" w:sz="4" w:space="0" w:color="auto"/>
              <w:left w:val="single" w:sz="4" w:space="0" w:color="auto"/>
              <w:bottom w:val="single" w:sz="4" w:space="0" w:color="auto"/>
              <w:right w:val="single" w:sz="4" w:space="0" w:color="auto"/>
            </w:tcBorders>
            <w:vAlign w:val="center"/>
          </w:tcPr>
          <w:p w14:paraId="28C4CD7F"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2A9708B2"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6ED7BF59" w14:textId="77777777" w:rsidR="00CF2477" w:rsidRPr="003D73E2" w:rsidRDefault="00CF2477" w:rsidP="00007724">
            <w:pPr>
              <w:pStyle w:val="Heading5"/>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28" w:type="dxa"/>
            <w:tcBorders>
              <w:top w:val="single" w:sz="4" w:space="0" w:color="auto"/>
              <w:left w:val="single" w:sz="4" w:space="0" w:color="auto"/>
              <w:bottom w:val="single" w:sz="4" w:space="0" w:color="auto"/>
              <w:right w:val="single" w:sz="4" w:space="0" w:color="auto"/>
            </w:tcBorders>
          </w:tcPr>
          <w:p w14:paraId="65D4AA52"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20</w:t>
            </w:r>
          </w:p>
        </w:tc>
      </w:tr>
      <w:tr w:rsidR="00CF2477" w:rsidRPr="003D73E2" w14:paraId="65BB1EB6"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7F3566A2"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28" w:type="dxa"/>
            <w:tcBorders>
              <w:top w:val="single" w:sz="4" w:space="0" w:color="auto"/>
              <w:left w:val="single" w:sz="4" w:space="0" w:color="auto"/>
              <w:bottom w:val="single" w:sz="4" w:space="0" w:color="auto"/>
              <w:right w:val="single" w:sz="4" w:space="0" w:color="auto"/>
            </w:tcBorders>
          </w:tcPr>
          <w:p w14:paraId="3EAF4A1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D02DD76"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569626B3"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28" w:type="dxa"/>
            <w:tcBorders>
              <w:top w:val="single" w:sz="4" w:space="0" w:color="auto"/>
              <w:left w:val="single" w:sz="4" w:space="0" w:color="auto"/>
              <w:bottom w:val="single" w:sz="4" w:space="0" w:color="auto"/>
              <w:right w:val="single" w:sz="4" w:space="0" w:color="auto"/>
            </w:tcBorders>
          </w:tcPr>
          <w:p w14:paraId="5957812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AB59AF0"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41F6A9FF"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thân</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(b</w:t>
            </w:r>
            <w:r w:rsidRPr="003D73E2">
              <w:rPr>
                <w:rFonts w:ascii="Arial" w:hAnsi="Arial" w:cs="Arial"/>
                <w:vertAlign w:val="subscript"/>
              </w:rPr>
              <w:t>1</w:t>
            </w:r>
            <w:r w:rsidRPr="003D73E2">
              <w:rPr>
                <w:rFonts w:ascii="Arial" w:hAnsi="Arial" w:cs="Arial"/>
              </w:rPr>
              <w:t>)</w:t>
            </w:r>
          </w:p>
        </w:tc>
        <w:tc>
          <w:tcPr>
            <w:tcW w:w="1928" w:type="dxa"/>
            <w:tcBorders>
              <w:top w:val="single" w:sz="4" w:space="0" w:color="auto"/>
              <w:left w:val="single" w:sz="4" w:space="0" w:color="auto"/>
              <w:bottom w:val="single" w:sz="4" w:space="0" w:color="auto"/>
              <w:right w:val="single" w:sz="4" w:space="0" w:color="auto"/>
            </w:tcBorders>
          </w:tcPr>
          <w:p w14:paraId="2EE462F8"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4B2C813B"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7405B0AB" w14:textId="77777777" w:rsidR="00CF2477" w:rsidRPr="003D73E2" w:rsidRDefault="00CF2477" w:rsidP="00007724">
            <w:pPr>
              <w:spacing w:after="120"/>
              <w:jc w:val="both"/>
              <w:rPr>
                <w:rFonts w:ascii="Arial" w:hAnsi="Arial" w:cs="Arial"/>
              </w:rPr>
            </w:pPr>
            <w:r w:rsidRPr="003D73E2">
              <w:rPr>
                <w:rFonts w:ascii="Arial" w:hAnsi="Arial" w:cs="Arial"/>
                <w:lang w:val="it-IT"/>
              </w:rPr>
              <w:t>Độ dầy cánh dầm</w:t>
            </w:r>
            <w:r w:rsidR="00C62EE8" w:rsidRPr="003D73E2">
              <w:rPr>
                <w:rFonts w:ascii="Arial" w:hAnsi="Arial" w:cs="Arial"/>
                <w:lang w:val="it-IT"/>
              </w:rPr>
              <w:t xml:space="preserve"> </w:t>
            </w:r>
            <w:r w:rsidRPr="003D73E2">
              <w:rPr>
                <w:rFonts w:ascii="Arial" w:hAnsi="Arial" w:cs="Arial"/>
                <w:lang w:val="it-IT"/>
              </w:rPr>
              <w:t>(e)</w:t>
            </w:r>
          </w:p>
        </w:tc>
        <w:tc>
          <w:tcPr>
            <w:tcW w:w="1928" w:type="dxa"/>
            <w:tcBorders>
              <w:top w:val="single" w:sz="4" w:space="0" w:color="auto"/>
              <w:left w:val="single" w:sz="4" w:space="0" w:color="auto"/>
              <w:bottom w:val="single" w:sz="4" w:space="0" w:color="auto"/>
              <w:right w:val="single" w:sz="4" w:space="0" w:color="auto"/>
            </w:tcBorders>
          </w:tcPr>
          <w:p w14:paraId="195774E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11AEE9D"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0566A0EF"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cách</w:t>
            </w:r>
            <w:proofErr w:type="spellEnd"/>
            <w:r w:rsidRPr="003D73E2">
              <w:rPr>
                <w:rFonts w:ascii="Arial" w:hAnsi="Arial" w:cs="Arial"/>
              </w:rPr>
              <w:t xml:space="preserve"> </w:t>
            </w:r>
            <w:proofErr w:type="spellStart"/>
            <w:r w:rsidRPr="003D73E2">
              <w:rPr>
                <w:rFonts w:ascii="Arial" w:hAnsi="Arial" w:cs="Arial"/>
              </w:rPr>
              <w:t>giữa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thân</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(t)</w:t>
            </w:r>
          </w:p>
        </w:tc>
        <w:tc>
          <w:tcPr>
            <w:tcW w:w="1928" w:type="dxa"/>
            <w:tcBorders>
              <w:top w:val="single" w:sz="4" w:space="0" w:color="auto"/>
              <w:left w:val="single" w:sz="4" w:space="0" w:color="auto"/>
              <w:bottom w:val="single" w:sz="4" w:space="0" w:color="auto"/>
              <w:right w:val="single" w:sz="4" w:space="0" w:color="auto"/>
            </w:tcBorders>
          </w:tcPr>
          <w:p w14:paraId="4D38A4E6"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12D42784"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5140B575"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dầm</w:t>
            </w:r>
            <w:proofErr w:type="spellEnd"/>
            <w:r w:rsidRPr="003D73E2">
              <w:rPr>
                <w:rFonts w:ascii="Arial" w:hAnsi="Arial" w:cs="Arial"/>
              </w:rPr>
              <w:t xml:space="preserve"> </w:t>
            </w:r>
            <w:r w:rsidRPr="003D73E2">
              <w:rPr>
                <w:rFonts w:ascii="Arial" w:hAnsi="Arial" w:cs="Arial"/>
                <w:lang w:val="it-IT"/>
              </w:rPr>
              <w:t>(g, g</w:t>
            </w:r>
            <w:r w:rsidRPr="003D73E2">
              <w:rPr>
                <w:rFonts w:ascii="Arial" w:hAnsi="Arial" w:cs="Arial"/>
                <w:vertAlign w:val="subscript"/>
                <w:lang w:val="it-IT"/>
              </w:rPr>
              <w:t>1</w:t>
            </w:r>
            <w:r w:rsidRPr="003D73E2">
              <w:rPr>
                <w:rFonts w:ascii="Arial" w:hAnsi="Arial" w:cs="Arial"/>
                <w:lang w:val="it-IT"/>
              </w:rPr>
              <w:t>)</w:t>
            </w:r>
          </w:p>
        </w:tc>
        <w:tc>
          <w:tcPr>
            <w:tcW w:w="1928" w:type="dxa"/>
            <w:tcBorders>
              <w:top w:val="single" w:sz="4" w:space="0" w:color="auto"/>
              <w:left w:val="single" w:sz="4" w:space="0" w:color="auto"/>
              <w:bottom w:val="single" w:sz="4" w:space="0" w:color="auto"/>
              <w:right w:val="single" w:sz="4" w:space="0" w:color="auto"/>
            </w:tcBorders>
          </w:tcPr>
          <w:p w14:paraId="3A7E1AB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EC48414" w14:textId="77777777">
        <w:tblPrEx>
          <w:tblCellMar>
            <w:top w:w="0" w:type="dxa"/>
            <w:bottom w:w="0" w:type="dxa"/>
          </w:tblCellMar>
        </w:tblPrEx>
        <w:trPr>
          <w:trHeight w:val="235"/>
          <w:jc w:val="center"/>
        </w:trPr>
        <w:tc>
          <w:tcPr>
            <w:tcW w:w="7313" w:type="dxa"/>
            <w:tcBorders>
              <w:top w:val="single" w:sz="4" w:space="0" w:color="auto"/>
              <w:left w:val="single" w:sz="4" w:space="0" w:color="auto"/>
              <w:bottom w:val="single" w:sz="4" w:space="0" w:color="auto"/>
              <w:right w:val="single" w:sz="4" w:space="0" w:color="auto"/>
            </w:tcBorders>
            <w:vAlign w:val="center"/>
          </w:tcPr>
          <w:p w14:paraId="6FFCB38A"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4C80A500"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1220 cm</w:t>
            </w:r>
          </w:p>
          <w:p w14:paraId="7E46D22E"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1220</w:t>
            </w:r>
            <w:r w:rsidR="00CF2477" w:rsidRPr="003D73E2">
              <w:rPr>
                <w:rFonts w:ascii="Arial" w:hAnsi="Arial" w:cs="Arial"/>
              </w:rPr>
              <w:sym w:font="Symbol" w:char="F0B8"/>
            </w:r>
            <w:r w:rsidR="00CF2477" w:rsidRPr="003D73E2">
              <w:rPr>
                <w:rFonts w:ascii="Arial" w:hAnsi="Arial" w:cs="Arial"/>
                <w:lang w:val="nb-NO"/>
              </w:rPr>
              <w:t>1830 cm</w:t>
            </w:r>
          </w:p>
          <w:p w14:paraId="7DFA1F1A"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 lớn hơn 1830 cm</w:t>
            </w:r>
          </w:p>
        </w:tc>
        <w:tc>
          <w:tcPr>
            <w:tcW w:w="1928" w:type="dxa"/>
            <w:tcBorders>
              <w:top w:val="single" w:sz="4" w:space="0" w:color="auto"/>
              <w:left w:val="single" w:sz="4" w:space="0" w:color="auto"/>
              <w:bottom w:val="single" w:sz="4" w:space="0" w:color="auto"/>
              <w:right w:val="single" w:sz="4" w:space="0" w:color="auto"/>
            </w:tcBorders>
          </w:tcPr>
          <w:p w14:paraId="7F8813F7" w14:textId="77777777" w:rsidR="00CF2477" w:rsidRPr="003D73E2" w:rsidRDefault="00CF2477" w:rsidP="00007724">
            <w:pPr>
              <w:spacing w:after="120"/>
              <w:jc w:val="center"/>
              <w:rPr>
                <w:rFonts w:ascii="Arial" w:hAnsi="Arial" w:cs="Arial"/>
                <w:lang w:val="nb-NO"/>
              </w:rPr>
            </w:pPr>
          </w:p>
          <w:p w14:paraId="2272DDBF" w14:textId="77777777" w:rsidR="00CF2477" w:rsidRPr="003D73E2" w:rsidRDefault="00CF2477" w:rsidP="00007724">
            <w:pPr>
              <w:spacing w:after="120"/>
              <w:jc w:val="center"/>
              <w:rPr>
                <w:rFonts w:ascii="Arial" w:hAnsi="Arial" w:cs="Arial"/>
                <w:lang w:val="nb-NO"/>
              </w:rPr>
            </w:pPr>
          </w:p>
          <w:p w14:paraId="2BB1BB55"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5C6C88A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8</w:t>
            </w:r>
          </w:p>
          <w:p w14:paraId="4AC2D07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12</w:t>
            </w:r>
          </w:p>
        </w:tc>
      </w:tr>
      <w:tr w:rsidR="00CF2477" w:rsidRPr="003D73E2" w14:paraId="1A3D1F43"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440BD01A"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143B514F"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42AB11B3"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28" w:type="dxa"/>
            <w:tcBorders>
              <w:top w:val="single" w:sz="4" w:space="0" w:color="auto"/>
              <w:left w:val="single" w:sz="4" w:space="0" w:color="auto"/>
              <w:bottom w:val="single" w:sz="4" w:space="0" w:color="auto"/>
              <w:right w:val="single" w:sz="4" w:space="0" w:color="auto"/>
            </w:tcBorders>
          </w:tcPr>
          <w:p w14:paraId="37D2DD3D" w14:textId="77777777" w:rsidR="00CF2477" w:rsidRPr="003D73E2" w:rsidRDefault="00CF2477" w:rsidP="00007724">
            <w:pPr>
              <w:spacing w:after="120"/>
              <w:jc w:val="center"/>
              <w:rPr>
                <w:rFonts w:ascii="Arial" w:hAnsi="Arial" w:cs="Arial"/>
              </w:rPr>
            </w:pPr>
          </w:p>
          <w:p w14:paraId="2F7E4580" w14:textId="77777777" w:rsidR="00CF2477" w:rsidRPr="003D73E2" w:rsidRDefault="00CF2477" w:rsidP="00007724">
            <w:pPr>
              <w:spacing w:after="120"/>
              <w:jc w:val="center"/>
              <w:rPr>
                <w:rFonts w:ascii="Arial" w:hAnsi="Arial" w:cs="Arial"/>
              </w:rPr>
            </w:pPr>
            <w:r w:rsidRPr="003D73E2">
              <w:rPr>
                <w:rFonts w:ascii="Arial" w:hAnsi="Arial" w:cs="Arial"/>
              </w:rPr>
              <w:t>15</w:t>
            </w:r>
          </w:p>
        </w:tc>
      </w:tr>
      <w:tr w:rsidR="00CF2477" w:rsidRPr="003D73E2" w14:paraId="106C7252"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35E50610"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28" w:type="dxa"/>
            <w:tcBorders>
              <w:top w:val="single" w:sz="4" w:space="0" w:color="auto"/>
              <w:left w:val="single" w:sz="4" w:space="0" w:color="auto"/>
              <w:bottom w:val="single" w:sz="4" w:space="0" w:color="auto"/>
              <w:right w:val="single" w:sz="4" w:space="0" w:color="auto"/>
            </w:tcBorders>
          </w:tcPr>
          <w:p w14:paraId="2E265A8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9FB7DF1"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2B6A75E1"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neo </w:t>
            </w:r>
            <w:proofErr w:type="spellStart"/>
            <w:r w:rsidRPr="003D73E2">
              <w:rPr>
                <w:rFonts w:ascii="Arial" w:hAnsi="Arial" w:cs="Arial"/>
              </w:rPr>
              <w:t>cáp</w:t>
            </w:r>
            <w:proofErr w:type="spellEnd"/>
            <w:r w:rsidRPr="003D73E2">
              <w:rPr>
                <w:rFonts w:ascii="Arial" w:hAnsi="Arial" w:cs="Arial"/>
              </w:rPr>
              <w:t xml:space="preserve"> </w:t>
            </w:r>
            <w:proofErr w:type="spellStart"/>
            <w:r w:rsidRPr="003D73E2">
              <w:rPr>
                <w:rFonts w:ascii="Arial" w:hAnsi="Arial" w:cs="Arial"/>
              </w:rPr>
              <w:t>xiên</w:t>
            </w:r>
            <w:proofErr w:type="spellEnd"/>
            <w:r w:rsidR="00C62EE8" w:rsidRPr="003D73E2">
              <w:rPr>
                <w:rFonts w:ascii="Arial" w:hAnsi="Arial" w:cs="Arial"/>
              </w:rPr>
              <w:t xml:space="preserve"> </w:t>
            </w:r>
            <w:r w:rsidRPr="003D73E2">
              <w:rPr>
                <w:rFonts w:ascii="Arial" w:hAnsi="Arial" w:cs="Arial"/>
              </w:rPr>
              <w:t>(</w:t>
            </w:r>
            <w:proofErr w:type="spellStart"/>
            <w:r w:rsidRPr="003D73E2">
              <w:rPr>
                <w:rFonts w:ascii="Arial" w:hAnsi="Arial" w:cs="Arial"/>
              </w:rPr>
              <w:t>i</w:t>
            </w:r>
            <w:proofErr w:type="spellEnd"/>
            <w:r w:rsidRPr="003D73E2">
              <w:rPr>
                <w:rFonts w:ascii="Arial" w:hAnsi="Arial" w:cs="Arial"/>
              </w:rPr>
              <w:t>)</w:t>
            </w:r>
          </w:p>
        </w:tc>
        <w:tc>
          <w:tcPr>
            <w:tcW w:w="1928" w:type="dxa"/>
            <w:tcBorders>
              <w:top w:val="single" w:sz="4" w:space="0" w:color="auto"/>
              <w:left w:val="single" w:sz="4" w:space="0" w:color="auto"/>
              <w:bottom w:val="single" w:sz="4" w:space="0" w:color="auto"/>
              <w:right w:val="single" w:sz="4" w:space="0" w:color="auto"/>
            </w:tcBorders>
          </w:tcPr>
          <w:p w14:paraId="2E38F42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4CD075B7"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201B7778"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(k, k</w:t>
            </w:r>
            <w:r w:rsidRPr="003D73E2">
              <w:rPr>
                <w:rFonts w:ascii="Arial" w:hAnsi="Arial" w:cs="Arial"/>
                <w:vertAlign w:val="subscript"/>
              </w:rPr>
              <w:t>1</w:t>
            </w:r>
            <w:r w:rsidRPr="003D73E2">
              <w:rPr>
                <w:rFonts w:ascii="Arial" w:hAnsi="Arial" w:cs="Arial"/>
              </w:rPr>
              <w:t>)</w:t>
            </w:r>
          </w:p>
        </w:tc>
        <w:tc>
          <w:tcPr>
            <w:tcW w:w="1928" w:type="dxa"/>
            <w:tcBorders>
              <w:top w:val="single" w:sz="4" w:space="0" w:color="auto"/>
              <w:left w:val="single" w:sz="4" w:space="0" w:color="auto"/>
              <w:bottom w:val="single" w:sz="4" w:space="0" w:color="auto"/>
              <w:right w:val="single" w:sz="4" w:space="0" w:color="auto"/>
            </w:tcBorders>
          </w:tcPr>
          <w:p w14:paraId="58C3062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47E20D8"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7440BC01" w14:textId="77777777" w:rsidR="00CF2477" w:rsidRPr="003D73E2" w:rsidRDefault="00CF2477" w:rsidP="00007724">
            <w:pPr>
              <w:spacing w:after="120"/>
              <w:rPr>
                <w:rFonts w:ascii="Arial" w:hAnsi="Arial" w:cs="Arial"/>
              </w:rPr>
            </w:pP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(x)</w:t>
            </w:r>
          </w:p>
        </w:tc>
        <w:tc>
          <w:tcPr>
            <w:tcW w:w="1928" w:type="dxa"/>
            <w:tcBorders>
              <w:top w:val="single" w:sz="4" w:space="0" w:color="auto"/>
              <w:left w:val="single" w:sz="4" w:space="0" w:color="auto"/>
              <w:bottom w:val="single" w:sz="4" w:space="0" w:color="auto"/>
              <w:right w:val="single" w:sz="4" w:space="0" w:color="auto"/>
            </w:tcBorders>
          </w:tcPr>
          <w:p w14:paraId="727959F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8B1F724"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65BEC187" w14:textId="77777777" w:rsidR="00CF2477" w:rsidRPr="003D73E2" w:rsidRDefault="00CF2477" w:rsidP="00007724">
            <w:pPr>
              <w:pStyle w:val="Heading8"/>
              <w:keepNext w:val="0"/>
              <w:spacing w:after="120"/>
              <w:rPr>
                <w:rFonts w:ascii="Arial" w:hAnsi="Arial" w:cs="Arial"/>
                <w:sz w:val="20"/>
                <w:szCs w:val="20"/>
                <w:lang w:val="pt-PT"/>
              </w:rPr>
            </w:pPr>
            <w:r w:rsidRPr="003D73E2">
              <w:rPr>
                <w:rFonts w:ascii="Arial" w:hAnsi="Arial" w:cs="Arial"/>
                <w:sz w:val="20"/>
                <w:szCs w:val="20"/>
                <w:lang w:val="pt-PT"/>
              </w:rPr>
              <w:t>Vị trí của tấm thép</w:t>
            </w:r>
            <w:r w:rsidR="00C62EE8" w:rsidRPr="003D73E2">
              <w:rPr>
                <w:rFonts w:ascii="Arial" w:hAnsi="Arial" w:cs="Arial"/>
                <w:sz w:val="20"/>
                <w:szCs w:val="20"/>
                <w:lang w:val="pt-PT"/>
              </w:rPr>
              <w:t xml:space="preserve"> </w:t>
            </w:r>
            <w:r w:rsidRPr="003D73E2">
              <w:rPr>
                <w:rFonts w:ascii="Arial" w:hAnsi="Arial" w:cs="Arial"/>
                <w:sz w:val="20"/>
                <w:szCs w:val="20"/>
                <w:lang w:val="pt-PT"/>
              </w:rPr>
              <w:t>(m)</w:t>
            </w:r>
          </w:p>
        </w:tc>
        <w:tc>
          <w:tcPr>
            <w:tcW w:w="1928" w:type="dxa"/>
            <w:tcBorders>
              <w:top w:val="single" w:sz="4" w:space="0" w:color="auto"/>
              <w:left w:val="single" w:sz="4" w:space="0" w:color="auto"/>
              <w:bottom w:val="single" w:sz="4" w:space="0" w:color="auto"/>
              <w:right w:val="single" w:sz="4" w:space="0" w:color="auto"/>
            </w:tcBorders>
          </w:tcPr>
          <w:p w14:paraId="621347AF"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5126C6A8"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7E62EF80" w14:textId="77777777" w:rsidR="00CF2477" w:rsidRPr="003D73E2" w:rsidRDefault="00CF2477" w:rsidP="00007724">
            <w:pPr>
              <w:spacing w:after="120"/>
              <w:rPr>
                <w:rFonts w:ascii="Arial" w:hAnsi="Arial" w:cs="Arial"/>
              </w:rPr>
            </w:pPr>
            <w:r w:rsidRPr="003D73E2">
              <w:rPr>
                <w:rFonts w:ascii="Arial" w:hAnsi="Arial" w:cs="Arial"/>
                <w:lang w:val="pt-PT"/>
              </w:rPr>
              <w:t>Vị trí của các tâm thép gối đỡ</w:t>
            </w:r>
            <w:r w:rsidR="00C62EE8" w:rsidRPr="003D73E2">
              <w:rPr>
                <w:rFonts w:ascii="Arial" w:hAnsi="Arial" w:cs="Arial"/>
                <w:lang w:val="pt-PT"/>
              </w:rPr>
              <w:t xml:space="preserve"> </w:t>
            </w:r>
            <w:r w:rsidRPr="003D73E2">
              <w:rPr>
                <w:rFonts w:ascii="Arial" w:hAnsi="Arial" w:cs="Arial"/>
                <w:lang w:val="pt-PT"/>
              </w:rPr>
              <w:t>(n)</w:t>
            </w:r>
          </w:p>
        </w:tc>
        <w:tc>
          <w:tcPr>
            <w:tcW w:w="1928" w:type="dxa"/>
            <w:tcBorders>
              <w:top w:val="single" w:sz="4" w:space="0" w:color="auto"/>
              <w:left w:val="single" w:sz="4" w:space="0" w:color="auto"/>
              <w:bottom w:val="single" w:sz="4" w:space="0" w:color="auto"/>
              <w:right w:val="single" w:sz="4" w:space="0" w:color="auto"/>
            </w:tcBorders>
          </w:tcPr>
          <w:p w14:paraId="348AF005"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4B05E3C5"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57A008E0"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Pr="003D73E2">
              <w:rPr>
                <w:rFonts w:ascii="Arial" w:hAnsi="Arial" w:cs="Arial"/>
              </w:rPr>
              <w:t xml:space="preserve"> </w:t>
            </w:r>
            <w:proofErr w:type="spellStart"/>
            <w:r w:rsidRPr="003D73E2">
              <w:rPr>
                <w:rFonts w:ascii="Arial" w:hAnsi="Arial" w:cs="Arial"/>
              </w:rPr>
              <w:t>cánh</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(o)</w:t>
            </w:r>
          </w:p>
        </w:tc>
        <w:tc>
          <w:tcPr>
            <w:tcW w:w="1928" w:type="dxa"/>
            <w:tcBorders>
              <w:top w:val="single" w:sz="4" w:space="0" w:color="auto"/>
              <w:left w:val="single" w:sz="4" w:space="0" w:color="auto"/>
              <w:bottom w:val="single" w:sz="4" w:space="0" w:color="auto"/>
              <w:right w:val="single" w:sz="4" w:space="0" w:color="auto"/>
            </w:tcBorders>
          </w:tcPr>
          <w:p w14:paraId="31815E28"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057F337A"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vAlign w:val="center"/>
          </w:tcPr>
          <w:p w14:paraId="3BFFE218"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Pr="003D73E2">
              <w:rPr>
                <w:rFonts w:ascii="Arial" w:hAnsi="Arial" w:cs="Arial"/>
              </w:rPr>
              <w:t xml:space="preserve"> </w:t>
            </w:r>
            <w:proofErr w:type="spellStart"/>
            <w:r w:rsidRPr="003D73E2">
              <w:rPr>
                <w:rFonts w:ascii="Arial" w:hAnsi="Arial" w:cs="Arial"/>
              </w:rPr>
              <w:t>tại</w:t>
            </w:r>
            <w:proofErr w:type="spellEnd"/>
            <w:r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(p)</w:t>
            </w:r>
          </w:p>
        </w:tc>
        <w:tc>
          <w:tcPr>
            <w:tcW w:w="1928" w:type="dxa"/>
            <w:tcBorders>
              <w:top w:val="single" w:sz="4" w:space="0" w:color="auto"/>
              <w:left w:val="single" w:sz="4" w:space="0" w:color="auto"/>
              <w:bottom w:val="single" w:sz="4" w:space="0" w:color="auto"/>
              <w:right w:val="single" w:sz="4" w:space="0" w:color="auto"/>
            </w:tcBorders>
          </w:tcPr>
          <w:p w14:paraId="6291914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6E6136FD"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7BE68B42"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56796F2B"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0BAA98C5"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28" w:type="dxa"/>
            <w:tcBorders>
              <w:top w:val="single" w:sz="4" w:space="0" w:color="auto"/>
              <w:left w:val="single" w:sz="4" w:space="0" w:color="auto"/>
              <w:bottom w:val="single" w:sz="4" w:space="0" w:color="auto"/>
              <w:right w:val="single" w:sz="4" w:space="0" w:color="auto"/>
            </w:tcBorders>
          </w:tcPr>
          <w:p w14:paraId="2AB3705F" w14:textId="77777777" w:rsidR="00CF2477" w:rsidRPr="003D73E2" w:rsidRDefault="00CF2477" w:rsidP="00007724">
            <w:pPr>
              <w:spacing w:after="120"/>
              <w:jc w:val="center"/>
              <w:rPr>
                <w:rFonts w:ascii="Arial" w:hAnsi="Arial" w:cs="Arial"/>
                <w:lang w:val="it-IT"/>
              </w:rPr>
            </w:pPr>
          </w:p>
          <w:p w14:paraId="40EAA5D5"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04E8B480"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C0A97C8" w14:textId="77777777">
        <w:tblPrEx>
          <w:tblCellMar>
            <w:top w:w="0" w:type="dxa"/>
            <w:bottom w:w="0" w:type="dxa"/>
          </w:tblCellMar>
        </w:tblPrEx>
        <w:trPr>
          <w:jc w:val="center"/>
        </w:trPr>
        <w:tc>
          <w:tcPr>
            <w:tcW w:w="7313" w:type="dxa"/>
            <w:tcBorders>
              <w:top w:val="single" w:sz="4" w:space="0" w:color="auto"/>
              <w:left w:val="single" w:sz="4" w:space="0" w:color="auto"/>
              <w:bottom w:val="single" w:sz="4" w:space="0" w:color="auto"/>
              <w:right w:val="single" w:sz="4" w:space="0" w:color="auto"/>
            </w:tcBorders>
          </w:tcPr>
          <w:p w14:paraId="2287735C"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 của các mặt phẳng</w:t>
            </w:r>
            <w:r w:rsidR="00C62EE8" w:rsidRPr="003D73E2">
              <w:rPr>
                <w:rFonts w:ascii="Arial" w:hAnsi="Arial" w:cs="Arial"/>
                <w:lang w:val="it-IT"/>
              </w:rPr>
              <w:t xml:space="preserve"> </w:t>
            </w:r>
            <w:r w:rsidRPr="003D73E2">
              <w:rPr>
                <w:rFonts w:ascii="Arial" w:hAnsi="Arial" w:cs="Arial"/>
                <w:lang w:val="it-IT"/>
              </w:rPr>
              <w:t>(w)</w:t>
            </w:r>
          </w:p>
          <w:p w14:paraId="4161562E"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 Không áp dụng cho bề mặt trên để gồ ghề để liên kết với lớp bê tông đổ bù hoặc các mặt không được nhìn thấy)</w:t>
            </w:r>
          </w:p>
        </w:tc>
        <w:tc>
          <w:tcPr>
            <w:tcW w:w="1928" w:type="dxa"/>
            <w:tcBorders>
              <w:top w:val="single" w:sz="4" w:space="0" w:color="auto"/>
              <w:left w:val="single" w:sz="4" w:space="0" w:color="auto"/>
              <w:bottom w:val="single" w:sz="4" w:space="0" w:color="auto"/>
              <w:right w:val="single" w:sz="4" w:space="0" w:color="auto"/>
            </w:tcBorders>
          </w:tcPr>
          <w:p w14:paraId="4E3400A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7D6DB090" w14:textId="77777777" w:rsidR="00E93DC6" w:rsidRPr="003D73E2" w:rsidRDefault="00E93DC6" w:rsidP="00007724">
      <w:pPr>
        <w:spacing w:after="120"/>
        <w:jc w:val="both"/>
        <w:rPr>
          <w:rFonts w:ascii="Arial" w:hAnsi="Arial" w:cs="Arial"/>
        </w:rPr>
      </w:pPr>
    </w:p>
    <w:p w14:paraId="741B8D81" w14:textId="77777777" w:rsidR="00CF2477" w:rsidRPr="003D73E2" w:rsidRDefault="00CF2477" w:rsidP="00007724">
      <w:pPr>
        <w:spacing w:after="120"/>
        <w:jc w:val="both"/>
        <w:rPr>
          <w:rFonts w:ascii="Arial" w:hAnsi="Arial" w:cs="Arial"/>
          <w:b/>
          <w:bCs/>
        </w:rPr>
      </w:pPr>
      <w:r w:rsidRPr="003D73E2">
        <w:rPr>
          <w:rFonts w:ascii="Arial" w:hAnsi="Arial" w:cs="Arial"/>
          <w:b/>
          <w:bCs/>
        </w:rPr>
        <w:t xml:space="preserve">4.7.4.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móng</w:t>
      </w:r>
      <w:proofErr w:type="spellEnd"/>
      <w:r w:rsidRPr="003D73E2">
        <w:rPr>
          <w:rFonts w:ascii="Arial" w:hAnsi="Arial" w:cs="Arial"/>
          <w:b/>
          <w:bCs/>
        </w:rPr>
        <w:t xml:space="preserve"> </w:t>
      </w:r>
      <w:proofErr w:type="spellStart"/>
      <w:r w:rsidRPr="003D73E2">
        <w:rPr>
          <w:rFonts w:ascii="Arial" w:hAnsi="Arial" w:cs="Arial"/>
          <w:b/>
          <w:bCs/>
        </w:rPr>
        <w:t>và</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tường</w:t>
      </w:r>
      <w:proofErr w:type="spellEnd"/>
      <w:r w:rsidRPr="003D73E2">
        <w:rPr>
          <w:rFonts w:ascii="Arial" w:hAnsi="Arial" w:cs="Arial"/>
          <w:b/>
          <w:bCs/>
        </w:rPr>
        <w:t xml:space="preserve"> </w:t>
      </w:r>
      <w:proofErr w:type="spellStart"/>
      <w:r w:rsidRPr="003D73E2">
        <w:rPr>
          <w:rFonts w:ascii="Arial" w:hAnsi="Arial" w:cs="Arial"/>
          <w:b/>
          <w:bCs/>
        </w:rPr>
        <w:t>lửng</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3.2.c)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7D18D445"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0107E2E"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73C58F56"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44131999"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3C9448FD"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vAlign w:val="center"/>
          </w:tcPr>
          <w:p w14:paraId="1FC0D75F"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20</w:t>
            </w:r>
          </w:p>
        </w:tc>
      </w:tr>
      <w:tr w:rsidR="00CF2477" w:rsidRPr="003D73E2" w14:paraId="78CA3214"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2BC9E45D"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vAlign w:val="center"/>
          </w:tcPr>
          <w:p w14:paraId="7B4A9F3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B2552E8"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FF01F46"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vAlign w:val="center"/>
          </w:tcPr>
          <w:p w14:paraId="39ECC3E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68501578"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1EA7920"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vai</w:t>
            </w:r>
            <w:proofErr w:type="spellEnd"/>
            <w:r w:rsidRPr="003D73E2">
              <w:rPr>
                <w:rFonts w:ascii="Arial" w:hAnsi="Arial" w:cs="Arial"/>
              </w:rPr>
              <w:t xml:space="preserve"> </w:t>
            </w:r>
            <w:proofErr w:type="spellStart"/>
            <w:r w:rsidRPr="003D73E2">
              <w:rPr>
                <w:rFonts w:ascii="Arial" w:hAnsi="Arial" w:cs="Arial"/>
              </w:rPr>
              <w:t>dầm</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(c</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vAlign w:val="center"/>
          </w:tcPr>
          <w:p w14:paraId="4B35C19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51E0C1AB"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63547A1A" w14:textId="77777777" w:rsidR="00CF2477" w:rsidRPr="003D73E2" w:rsidRDefault="00CF2477" w:rsidP="00007724">
            <w:pPr>
              <w:spacing w:after="120"/>
              <w:rPr>
                <w:rFonts w:ascii="Arial" w:hAnsi="Arial" w:cs="Arial"/>
              </w:rPr>
            </w:pPr>
            <w:r w:rsidRPr="003D73E2">
              <w:rPr>
                <w:rFonts w:ascii="Arial" w:hAnsi="Arial" w:cs="Arial"/>
                <w:lang w:val="it-IT"/>
              </w:rPr>
              <w:lastRenderedPageBreak/>
              <w:t>Chiều rộng của thân dầm</w:t>
            </w:r>
            <w:r w:rsidR="00C62EE8" w:rsidRPr="003D73E2">
              <w:rPr>
                <w:rFonts w:ascii="Arial" w:hAnsi="Arial" w:cs="Arial"/>
                <w:lang w:val="it-IT"/>
              </w:rPr>
              <w:t xml:space="preserve"> </w:t>
            </w:r>
            <w:r w:rsidRPr="003D73E2">
              <w:rPr>
                <w:rFonts w:ascii="Arial" w:hAnsi="Arial" w:cs="Arial"/>
                <w:lang w:val="it-IT"/>
              </w:rPr>
              <w:t>(b</w:t>
            </w:r>
            <w:r w:rsidRPr="003D73E2">
              <w:rPr>
                <w:rFonts w:ascii="Arial" w:hAnsi="Arial" w:cs="Arial"/>
                <w:vertAlign w:val="subscript"/>
                <w:lang w:val="it-IT"/>
              </w:rPr>
              <w:t>1</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vAlign w:val="center"/>
          </w:tcPr>
          <w:p w14:paraId="3ADD2BA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638BEC2E"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36729DB4" w14:textId="77777777" w:rsidR="00CF2477" w:rsidRPr="003D73E2" w:rsidRDefault="00CF2477" w:rsidP="00007724">
            <w:pPr>
              <w:spacing w:after="120"/>
              <w:rPr>
                <w:rFonts w:ascii="Arial" w:hAnsi="Arial" w:cs="Arial"/>
              </w:rPr>
            </w:pPr>
            <w:r w:rsidRPr="003D73E2">
              <w:rPr>
                <w:rFonts w:ascii="Arial" w:hAnsi="Arial" w:cs="Arial"/>
                <w:lang w:val="it-IT"/>
              </w:rPr>
              <w:t>Chiều rộng của gờ dầm</w:t>
            </w:r>
            <w:r w:rsidR="00C62EE8" w:rsidRPr="003D73E2">
              <w:rPr>
                <w:rFonts w:ascii="Arial" w:hAnsi="Arial" w:cs="Arial"/>
                <w:lang w:val="it-IT"/>
              </w:rPr>
              <w:t xml:space="preserve"> </w:t>
            </w:r>
            <w:r w:rsidRPr="003D73E2">
              <w:rPr>
                <w:rFonts w:ascii="Arial" w:hAnsi="Arial" w:cs="Arial"/>
                <w:lang w:val="it-IT"/>
              </w:rPr>
              <w:t>(b</w:t>
            </w:r>
            <w:r w:rsidRPr="003D73E2">
              <w:rPr>
                <w:rFonts w:ascii="Arial" w:hAnsi="Arial" w:cs="Arial"/>
                <w:vertAlign w:val="subscript"/>
                <w:lang w:val="it-IT"/>
              </w:rPr>
              <w:t>2</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vAlign w:val="center"/>
          </w:tcPr>
          <w:p w14:paraId="6618E16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5646716"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09F090A8"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6CEA3EBE"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it-IT"/>
              </w:rPr>
              <w:t xml:space="preserve"> </w:t>
            </w:r>
            <w:r w:rsidR="00CF2477" w:rsidRPr="003D73E2">
              <w:rPr>
                <w:rFonts w:ascii="Arial" w:hAnsi="Arial" w:cs="Arial"/>
                <w:lang w:val="it-IT"/>
              </w:rPr>
              <w:t xml:space="preserve">+ </w:t>
            </w:r>
            <w:r w:rsidR="00CF2477" w:rsidRPr="003D73E2">
              <w:rPr>
                <w:rFonts w:ascii="Arial" w:hAnsi="Arial" w:cs="Arial"/>
                <w:lang w:val="nb-NO"/>
              </w:rPr>
              <w:t>Độ dài cấu kiện</w:t>
            </w:r>
            <w:r w:rsidRPr="003D73E2">
              <w:rPr>
                <w:rFonts w:ascii="Arial" w:hAnsi="Arial" w:cs="Arial"/>
                <w:lang w:val="nb-NO"/>
              </w:rPr>
              <w:t xml:space="preserve"> </w:t>
            </w:r>
            <w:r w:rsidR="00CF2477" w:rsidRPr="003D73E2">
              <w:rPr>
                <w:rFonts w:ascii="Arial" w:hAnsi="Arial" w:cs="Arial"/>
                <w:lang w:val="nb-NO"/>
              </w:rPr>
              <w:t>1220 cm</w:t>
            </w:r>
          </w:p>
          <w:p w14:paraId="7175E453"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1220</w:t>
            </w:r>
            <w:r w:rsidR="00CF2477" w:rsidRPr="003D73E2">
              <w:rPr>
                <w:rFonts w:ascii="Arial" w:hAnsi="Arial" w:cs="Arial"/>
              </w:rPr>
              <w:sym w:font="Symbol" w:char="F0B8"/>
            </w:r>
            <w:r w:rsidR="00CF2477" w:rsidRPr="003D73E2">
              <w:rPr>
                <w:rFonts w:ascii="Arial" w:hAnsi="Arial" w:cs="Arial"/>
                <w:lang w:val="nb-NO"/>
              </w:rPr>
              <w:t>1830 cm</w:t>
            </w:r>
          </w:p>
          <w:p w14:paraId="52C5342B" w14:textId="77777777" w:rsidR="00CF2477" w:rsidRPr="003D73E2" w:rsidRDefault="00C62EE8" w:rsidP="00007724">
            <w:pPr>
              <w:spacing w:after="120"/>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 lớn hơn 1830 cm</w:t>
            </w:r>
          </w:p>
        </w:tc>
        <w:tc>
          <w:tcPr>
            <w:tcW w:w="1980" w:type="dxa"/>
            <w:tcBorders>
              <w:top w:val="single" w:sz="4" w:space="0" w:color="auto"/>
              <w:left w:val="single" w:sz="4" w:space="0" w:color="auto"/>
              <w:bottom w:val="single" w:sz="4" w:space="0" w:color="auto"/>
              <w:right w:val="single" w:sz="4" w:space="0" w:color="auto"/>
            </w:tcBorders>
            <w:vAlign w:val="center"/>
          </w:tcPr>
          <w:p w14:paraId="726F44BD" w14:textId="77777777" w:rsidR="00CF2477" w:rsidRPr="003D73E2" w:rsidRDefault="00CF2477" w:rsidP="00007724">
            <w:pPr>
              <w:spacing w:after="120"/>
              <w:jc w:val="center"/>
              <w:rPr>
                <w:rFonts w:ascii="Arial" w:hAnsi="Arial" w:cs="Arial"/>
                <w:lang w:val="nb-NO"/>
              </w:rPr>
            </w:pPr>
          </w:p>
          <w:p w14:paraId="31ACEED0" w14:textId="77777777" w:rsidR="00CF2477" w:rsidRPr="003D73E2" w:rsidRDefault="00CF2477" w:rsidP="00007724">
            <w:pPr>
              <w:spacing w:after="120"/>
              <w:jc w:val="center"/>
              <w:rPr>
                <w:rFonts w:ascii="Arial" w:hAnsi="Arial" w:cs="Arial"/>
                <w:lang w:val="nb-NO"/>
              </w:rPr>
            </w:pPr>
          </w:p>
          <w:p w14:paraId="5252679F"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3E5E123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p w14:paraId="39EE489C"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15</w:t>
            </w:r>
          </w:p>
        </w:tc>
      </w:tr>
      <w:tr w:rsidR="00CF2477" w:rsidRPr="003D73E2" w14:paraId="7D419CAD"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7D3655F"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(g, g</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vAlign w:val="center"/>
          </w:tcPr>
          <w:p w14:paraId="03E4D810"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4E9D65FB"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592481E5"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r w:rsidR="00C62EE8" w:rsidRPr="003D73E2">
              <w:rPr>
                <w:rFonts w:ascii="Arial" w:hAnsi="Arial" w:cs="Arial"/>
                <w:lang w:val="it-IT"/>
              </w:rPr>
              <w:t xml:space="preserve"> </w:t>
            </w:r>
            <w:r w:rsidRPr="003D73E2">
              <w:rPr>
                <w:rFonts w:ascii="Arial" w:hAnsi="Arial" w:cs="Arial"/>
                <w:lang w:val="it-IT"/>
              </w:rPr>
              <w:t xml:space="preserve">+ </w:t>
            </w:r>
            <w:proofErr w:type="spellStart"/>
            <w:r w:rsidRPr="003D73E2">
              <w:rPr>
                <w:rFonts w:ascii="Arial" w:hAnsi="Arial" w:cs="Arial"/>
              </w:rPr>
              <w:t>Sự</w:t>
            </w:r>
            <w:proofErr w:type="spellEnd"/>
            <w:r w:rsidRPr="003D73E2">
              <w:rPr>
                <w:rFonts w:ascii="Arial" w:hAnsi="Arial" w:cs="Arial"/>
              </w:rPr>
              <w:t xml:space="preserve"> </w:t>
            </w:r>
            <w:proofErr w:type="spellStart"/>
            <w:r w:rsidRPr="003D73E2">
              <w:rPr>
                <w:rFonts w:ascii="Arial" w:hAnsi="Arial" w:cs="Arial"/>
              </w:rPr>
              <w:t>sai</w:t>
            </w:r>
            <w:proofErr w:type="spellEnd"/>
            <w:r w:rsidRPr="003D73E2">
              <w:rPr>
                <w:rFonts w:ascii="Arial" w:hAnsi="Arial" w:cs="Arial"/>
              </w:rPr>
              <w:t xml:space="preserve"> </w:t>
            </w:r>
            <w:proofErr w:type="spellStart"/>
            <w:r w:rsidRPr="003D73E2">
              <w:rPr>
                <w:rFonts w:ascii="Arial" w:hAnsi="Arial" w:cs="Arial"/>
              </w:rPr>
              <w:t>lệch</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vồng</w:t>
            </w:r>
            <w:proofErr w:type="spellEnd"/>
            <w:r w:rsidRPr="003D73E2">
              <w:rPr>
                <w:rFonts w:ascii="Arial" w:hAnsi="Arial" w:cs="Arial"/>
              </w:rPr>
              <w:t xml:space="preserve"> so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thiết</w:t>
            </w:r>
            <w:proofErr w:type="spellEnd"/>
            <w:r w:rsidRPr="003D73E2">
              <w:rPr>
                <w:rFonts w:ascii="Arial" w:hAnsi="Arial" w:cs="Arial"/>
              </w:rPr>
              <w:t xml:space="preserve"> </w:t>
            </w:r>
            <w:proofErr w:type="spellStart"/>
            <w:r w:rsidRPr="003D73E2">
              <w:rPr>
                <w:rFonts w:ascii="Arial" w:hAnsi="Arial" w:cs="Arial"/>
              </w:rPr>
              <w:t>kế</w:t>
            </w:r>
            <w:proofErr w:type="spellEnd"/>
            <w:r w:rsidR="00C62EE8" w:rsidRPr="003D73E2">
              <w:rPr>
                <w:rFonts w:ascii="Arial" w:hAnsi="Arial" w:cs="Arial"/>
              </w:rPr>
              <w:t xml:space="preserve"> </w:t>
            </w:r>
          </w:p>
          <w:p w14:paraId="68982181"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Giá trị nhỏ nhất</w:t>
            </w:r>
            <w:r w:rsidRPr="003D73E2">
              <w:rPr>
                <w:rFonts w:ascii="Arial" w:hAnsi="Arial" w:cs="Arial"/>
                <w:lang w:val="it-IT"/>
              </w:rPr>
              <w:t xml:space="preserve"> </w:t>
            </w:r>
            <w:r w:rsidR="00CF2477" w:rsidRPr="003D73E2">
              <w:rPr>
                <w:rFonts w:ascii="Arial" w:hAnsi="Arial" w:cs="Arial"/>
                <w:lang w:val="it-IT"/>
              </w:rPr>
              <w:t>f = 0</w:t>
            </w:r>
            <w:r w:rsidRPr="003D73E2">
              <w:rPr>
                <w:rFonts w:ascii="Arial" w:hAnsi="Arial" w:cs="Arial"/>
                <w:lang w:val="it-IT"/>
              </w:rPr>
              <w:t xml:space="preserve"> </w:t>
            </w:r>
          </w:p>
        </w:tc>
        <w:tc>
          <w:tcPr>
            <w:tcW w:w="1980" w:type="dxa"/>
            <w:tcBorders>
              <w:top w:val="single" w:sz="4" w:space="0" w:color="auto"/>
              <w:left w:val="single" w:sz="4" w:space="0" w:color="auto"/>
              <w:bottom w:val="single" w:sz="4" w:space="0" w:color="auto"/>
              <w:right w:val="single" w:sz="4" w:space="0" w:color="auto"/>
            </w:tcBorders>
          </w:tcPr>
          <w:p w14:paraId="2F4A409C" w14:textId="77777777" w:rsidR="00CF2477" w:rsidRPr="003D73E2" w:rsidRDefault="00CF2477" w:rsidP="00007724">
            <w:pPr>
              <w:spacing w:after="120"/>
              <w:jc w:val="center"/>
              <w:rPr>
                <w:rFonts w:ascii="Arial" w:hAnsi="Arial" w:cs="Arial"/>
              </w:rPr>
            </w:pPr>
            <w:r w:rsidRPr="003D73E2">
              <w:rPr>
                <w:rFonts w:ascii="Arial" w:hAnsi="Arial" w:cs="Arial"/>
              </w:rPr>
              <w:t>20</w:t>
            </w:r>
          </w:p>
        </w:tc>
      </w:tr>
      <w:tr w:rsidR="00CF2477" w:rsidRPr="003D73E2" w14:paraId="7D422099"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075E28B3"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vAlign w:val="center"/>
          </w:tcPr>
          <w:p w14:paraId="424C1EB0"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35EBA29"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6CE9858A" w14:textId="77777777" w:rsidR="00CF2477" w:rsidRPr="003D73E2" w:rsidRDefault="00CF2477" w:rsidP="00007724">
            <w:pPr>
              <w:pStyle w:val="BodyText2"/>
              <w:spacing w:after="120"/>
              <w:rPr>
                <w:rFonts w:ascii="Arial" w:hAnsi="Arial" w:cs="Arial"/>
                <w:sz w:val="20"/>
              </w:rPr>
            </w:pPr>
            <w:proofErr w:type="spellStart"/>
            <w:r w:rsidRPr="003D73E2">
              <w:rPr>
                <w:rFonts w:ascii="Arial" w:hAnsi="Arial" w:cs="Arial"/>
                <w:sz w:val="20"/>
              </w:rPr>
              <w:t>Vị</w:t>
            </w:r>
            <w:proofErr w:type="spellEnd"/>
            <w:r w:rsidRPr="003D73E2">
              <w:rPr>
                <w:rFonts w:ascii="Arial" w:hAnsi="Arial" w:cs="Arial"/>
                <w:sz w:val="20"/>
              </w:rPr>
              <w:t xml:space="preserve"> </w:t>
            </w:r>
            <w:proofErr w:type="spellStart"/>
            <w:r w:rsidRPr="003D73E2">
              <w:rPr>
                <w:rFonts w:ascii="Arial" w:hAnsi="Arial" w:cs="Arial"/>
                <w:sz w:val="20"/>
              </w:rPr>
              <w:t>trí</w:t>
            </w:r>
            <w:proofErr w:type="spellEnd"/>
            <w:r w:rsidRPr="003D73E2">
              <w:rPr>
                <w:rFonts w:ascii="Arial" w:hAnsi="Arial" w:cs="Arial"/>
                <w:sz w:val="20"/>
              </w:rPr>
              <w:t xml:space="preserve"> neo </w:t>
            </w:r>
            <w:proofErr w:type="spellStart"/>
            <w:r w:rsidRPr="003D73E2">
              <w:rPr>
                <w:rFonts w:ascii="Arial" w:hAnsi="Arial" w:cs="Arial"/>
                <w:sz w:val="20"/>
              </w:rPr>
              <w:t>các</w:t>
            </w:r>
            <w:proofErr w:type="spellEnd"/>
            <w:r w:rsidRPr="003D73E2">
              <w:rPr>
                <w:rFonts w:ascii="Arial" w:hAnsi="Arial" w:cs="Arial"/>
                <w:sz w:val="20"/>
              </w:rPr>
              <w:t xml:space="preserve"> </w:t>
            </w:r>
            <w:proofErr w:type="spellStart"/>
            <w:r w:rsidRPr="003D73E2">
              <w:rPr>
                <w:rFonts w:ascii="Arial" w:hAnsi="Arial" w:cs="Arial"/>
                <w:sz w:val="20"/>
              </w:rPr>
              <w:t>sợi</w:t>
            </w:r>
            <w:proofErr w:type="spellEnd"/>
            <w:r w:rsidRPr="003D73E2">
              <w:rPr>
                <w:rFonts w:ascii="Arial" w:hAnsi="Arial" w:cs="Arial"/>
                <w:sz w:val="20"/>
              </w:rPr>
              <w:t xml:space="preserve"> </w:t>
            </w:r>
            <w:proofErr w:type="spellStart"/>
            <w:r w:rsidRPr="003D73E2">
              <w:rPr>
                <w:rFonts w:ascii="Arial" w:hAnsi="Arial" w:cs="Arial"/>
                <w:sz w:val="20"/>
              </w:rPr>
              <w:t>cáp</w:t>
            </w:r>
            <w:proofErr w:type="spellEnd"/>
            <w:r w:rsidRPr="003D73E2">
              <w:rPr>
                <w:rFonts w:ascii="Arial" w:hAnsi="Arial" w:cs="Arial"/>
                <w:sz w:val="20"/>
              </w:rPr>
              <w:t xml:space="preserve"> </w:t>
            </w:r>
            <w:proofErr w:type="spellStart"/>
            <w:r w:rsidRPr="003D73E2">
              <w:rPr>
                <w:rFonts w:ascii="Arial" w:hAnsi="Arial" w:cs="Arial"/>
                <w:sz w:val="20"/>
              </w:rPr>
              <w:t>xiên</w:t>
            </w:r>
            <w:proofErr w:type="spellEnd"/>
            <w:r w:rsidR="00C62EE8" w:rsidRPr="003D73E2">
              <w:rPr>
                <w:rFonts w:ascii="Arial" w:hAnsi="Arial" w:cs="Arial"/>
                <w:sz w:val="20"/>
              </w:rPr>
              <w:t xml:space="preserve"> </w:t>
            </w:r>
            <w:r w:rsidRPr="003D73E2">
              <w:rPr>
                <w:rFonts w:ascii="Arial" w:hAnsi="Arial" w:cs="Arial"/>
                <w:sz w:val="20"/>
              </w:rPr>
              <w:t>(</w:t>
            </w:r>
            <w:proofErr w:type="spellStart"/>
            <w:r w:rsidRPr="003D73E2">
              <w:rPr>
                <w:rFonts w:ascii="Arial" w:hAnsi="Arial" w:cs="Arial"/>
                <w:sz w:val="20"/>
              </w:rPr>
              <w:t>i</w:t>
            </w:r>
            <w:proofErr w:type="spellEnd"/>
            <w:r w:rsidRPr="003D73E2">
              <w:rPr>
                <w:rFonts w:ascii="Arial" w:hAnsi="Arial" w:cs="Arial"/>
                <w:sz w:val="20"/>
              </w:rPr>
              <w:t>)</w:t>
            </w:r>
          </w:p>
          <w:p w14:paraId="55B4F7FE"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Chiều</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r w:rsidR="00CF2477" w:rsidRPr="003D73E2">
              <w:rPr>
                <w:rFonts w:ascii="Arial" w:hAnsi="Arial" w:cs="Arial"/>
              </w:rPr>
              <w:sym w:font="Symbol" w:char="F0A3"/>
            </w:r>
            <w:r w:rsidR="00CF2477" w:rsidRPr="003D73E2">
              <w:rPr>
                <w:rFonts w:ascii="Arial" w:hAnsi="Arial" w:cs="Arial"/>
              </w:rPr>
              <w:t xml:space="preserve"> 915 cm</w:t>
            </w:r>
          </w:p>
          <w:p w14:paraId="1A9AA4AA"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Chiều</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&gt; 915 cm</w:t>
            </w:r>
          </w:p>
        </w:tc>
        <w:tc>
          <w:tcPr>
            <w:tcW w:w="1980" w:type="dxa"/>
            <w:tcBorders>
              <w:top w:val="single" w:sz="4" w:space="0" w:color="auto"/>
              <w:left w:val="single" w:sz="4" w:space="0" w:color="auto"/>
              <w:bottom w:val="single" w:sz="4" w:space="0" w:color="auto"/>
              <w:right w:val="single" w:sz="4" w:space="0" w:color="auto"/>
            </w:tcBorders>
            <w:vAlign w:val="center"/>
          </w:tcPr>
          <w:p w14:paraId="39ABDBFC" w14:textId="77777777" w:rsidR="00CF2477" w:rsidRPr="003D73E2" w:rsidRDefault="00CF2477" w:rsidP="00007724">
            <w:pPr>
              <w:spacing w:after="120"/>
              <w:jc w:val="center"/>
              <w:rPr>
                <w:rFonts w:ascii="Arial" w:hAnsi="Arial" w:cs="Arial"/>
              </w:rPr>
            </w:pPr>
          </w:p>
          <w:p w14:paraId="11231E4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p w14:paraId="0B4E3BF4"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2B59E52"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4188B69" w14:textId="77777777" w:rsidR="00CF2477" w:rsidRPr="003D73E2" w:rsidRDefault="00CF2477" w:rsidP="00007724">
            <w:pPr>
              <w:spacing w:after="120"/>
              <w:rPr>
                <w:rFonts w:ascii="Arial" w:hAnsi="Arial" w:cs="Arial"/>
              </w:rPr>
            </w:pPr>
            <w:r w:rsidRPr="003D73E2">
              <w:rPr>
                <w:rFonts w:ascii="Arial" w:hAnsi="Arial" w:cs="Arial"/>
                <w:lang w:val="pt-PT"/>
              </w:rPr>
              <w:t>Vị trí của tấm thép</w:t>
            </w:r>
            <w:r w:rsidR="00C62EE8" w:rsidRPr="003D73E2">
              <w:rPr>
                <w:rFonts w:ascii="Arial" w:hAnsi="Arial" w:cs="Arial"/>
                <w:lang w:val="pt-PT"/>
              </w:rPr>
              <w:t xml:space="preserve"> </w:t>
            </w:r>
            <w:r w:rsidRPr="003D73E2">
              <w:rPr>
                <w:rFonts w:ascii="Arial" w:hAnsi="Arial" w:cs="Arial"/>
                <w:lang w:val="pt-PT"/>
              </w:rPr>
              <w:t>(m, m</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vAlign w:val="center"/>
          </w:tcPr>
          <w:p w14:paraId="6CA93726"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5B622EF0"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C8790D1" w14:textId="77777777" w:rsidR="00CF2477" w:rsidRPr="003D73E2" w:rsidRDefault="00CF2477" w:rsidP="00007724">
            <w:pPr>
              <w:spacing w:after="120"/>
              <w:rPr>
                <w:rFonts w:ascii="Arial" w:hAnsi="Arial" w:cs="Arial"/>
              </w:rPr>
            </w:pPr>
            <w:r w:rsidRPr="003D73E2">
              <w:rPr>
                <w:rFonts w:ascii="Arial" w:hAnsi="Arial" w:cs="Arial"/>
                <w:lang w:val="pt-PT"/>
              </w:rPr>
              <w:t>Vị trí của các tấm thép gối đỡ</w:t>
            </w:r>
            <w:r w:rsidR="00C62EE8" w:rsidRPr="003D73E2">
              <w:rPr>
                <w:rFonts w:ascii="Arial" w:hAnsi="Arial" w:cs="Arial"/>
                <w:lang w:val="pt-PT"/>
              </w:rPr>
              <w:t xml:space="preserve"> </w:t>
            </w:r>
            <w:r w:rsidRPr="003D73E2">
              <w:rPr>
                <w:rFonts w:ascii="Arial" w:hAnsi="Arial" w:cs="Arial"/>
                <w:lang w:val="pt-PT"/>
              </w:rPr>
              <w:t>(n)</w:t>
            </w:r>
          </w:p>
        </w:tc>
        <w:tc>
          <w:tcPr>
            <w:tcW w:w="1980" w:type="dxa"/>
            <w:tcBorders>
              <w:top w:val="single" w:sz="4" w:space="0" w:color="auto"/>
              <w:left w:val="single" w:sz="4" w:space="0" w:color="auto"/>
              <w:bottom w:val="single" w:sz="4" w:space="0" w:color="auto"/>
              <w:right w:val="single" w:sz="4" w:space="0" w:color="auto"/>
            </w:tcBorders>
            <w:vAlign w:val="center"/>
          </w:tcPr>
          <w:p w14:paraId="77CBAAB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78EBC5F"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60AF8706"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vAlign w:val="center"/>
          </w:tcPr>
          <w:p w14:paraId="48DBE93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4C71A8F"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9DD56BC"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(p)</w:t>
            </w:r>
          </w:p>
        </w:tc>
        <w:tc>
          <w:tcPr>
            <w:tcW w:w="1980" w:type="dxa"/>
            <w:tcBorders>
              <w:top w:val="single" w:sz="4" w:space="0" w:color="auto"/>
              <w:left w:val="single" w:sz="4" w:space="0" w:color="auto"/>
              <w:bottom w:val="single" w:sz="4" w:space="0" w:color="auto"/>
              <w:right w:val="single" w:sz="4" w:space="0" w:color="auto"/>
            </w:tcBorders>
            <w:vAlign w:val="center"/>
          </w:tcPr>
          <w:p w14:paraId="3B555C6A"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4496813A"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tcPr>
          <w:p w14:paraId="7552C7CC"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03C7D3E0"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2417E81B"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44302255" w14:textId="77777777" w:rsidR="00CF2477" w:rsidRPr="003D73E2" w:rsidRDefault="00CF2477" w:rsidP="00007724">
            <w:pPr>
              <w:spacing w:after="120"/>
              <w:jc w:val="center"/>
              <w:rPr>
                <w:rFonts w:ascii="Arial" w:hAnsi="Arial" w:cs="Arial"/>
                <w:lang w:val="it-IT"/>
              </w:rPr>
            </w:pPr>
          </w:p>
          <w:p w14:paraId="05A1FE82"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32AD7CB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50115FF"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5CE85480" w14:textId="77777777" w:rsidR="00CF2477" w:rsidRPr="003D73E2" w:rsidRDefault="00CF2477" w:rsidP="00007724">
            <w:pPr>
              <w:spacing w:after="120"/>
              <w:rPr>
                <w:rFonts w:ascii="Arial" w:hAnsi="Arial" w:cs="Arial"/>
                <w:lang w:val="it-IT"/>
              </w:rPr>
            </w:pPr>
            <w:r w:rsidRPr="003D73E2">
              <w:rPr>
                <w:rFonts w:ascii="Arial" w:hAnsi="Arial" w:cs="Arial"/>
                <w:lang w:val="it-IT"/>
              </w:rPr>
              <w:t>Vị trí của thép chờ</w:t>
            </w:r>
            <w:r w:rsidR="00C62EE8" w:rsidRPr="003D73E2">
              <w:rPr>
                <w:rFonts w:ascii="Arial" w:hAnsi="Arial" w:cs="Arial"/>
                <w:lang w:val="it-IT"/>
              </w:rPr>
              <w:t xml:space="preserve"> </w:t>
            </w:r>
            <w:r w:rsidRPr="003D73E2">
              <w:rPr>
                <w:rFonts w:ascii="Arial" w:hAnsi="Arial" w:cs="Arial"/>
                <w:lang w:val="it-IT"/>
              </w:rPr>
              <w:t>(q)</w:t>
            </w:r>
          </w:p>
          <w:p w14:paraId="57FEA8D0"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1</w:t>
            </w:r>
            <w:r w:rsidR="00CF2477" w:rsidRPr="003D73E2">
              <w:rPr>
                <w:rFonts w:ascii="Arial" w:hAnsi="Arial" w:cs="Arial"/>
                <w:lang w:val="it-IT"/>
              </w:rPr>
              <w:t>: Khoảng cách theo chiều dọc</w:t>
            </w:r>
          </w:p>
          <w:p w14:paraId="5F9F0622"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2</w:t>
            </w:r>
            <w:r w:rsidR="00CF2477" w:rsidRPr="003D73E2">
              <w:rPr>
                <w:rFonts w:ascii="Arial" w:hAnsi="Arial" w:cs="Arial"/>
                <w:lang w:val="it-IT"/>
              </w:rPr>
              <w:t>: Khoảng cách theo chiều thẳng đứng trên mặt dầm</w:t>
            </w:r>
          </w:p>
        </w:tc>
        <w:tc>
          <w:tcPr>
            <w:tcW w:w="1980" w:type="dxa"/>
            <w:tcBorders>
              <w:top w:val="single" w:sz="4" w:space="0" w:color="auto"/>
              <w:left w:val="single" w:sz="4" w:space="0" w:color="auto"/>
              <w:bottom w:val="single" w:sz="4" w:space="0" w:color="auto"/>
              <w:right w:val="single" w:sz="4" w:space="0" w:color="auto"/>
            </w:tcBorders>
            <w:vAlign w:val="center"/>
          </w:tcPr>
          <w:p w14:paraId="72BB26A2" w14:textId="77777777" w:rsidR="00CF2477" w:rsidRPr="003D73E2" w:rsidRDefault="00CF2477" w:rsidP="00007724">
            <w:pPr>
              <w:spacing w:after="120"/>
              <w:jc w:val="center"/>
              <w:rPr>
                <w:rFonts w:ascii="Arial" w:hAnsi="Arial" w:cs="Arial"/>
                <w:lang w:val="it-IT"/>
              </w:rPr>
            </w:pPr>
          </w:p>
          <w:p w14:paraId="10C5FE5B"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20</w:t>
            </w:r>
          </w:p>
          <w:p w14:paraId="16BB92F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AFD07D0" w14:textId="77777777">
        <w:tblPrEx>
          <w:tblCellMar>
            <w:top w:w="0" w:type="dxa"/>
            <w:bottom w:w="0" w:type="dxa"/>
          </w:tblCellMar>
        </w:tblPrEx>
        <w:trPr>
          <w:trHeight w:val="57"/>
          <w:jc w:val="center"/>
        </w:trPr>
        <w:tc>
          <w:tcPr>
            <w:tcW w:w="7200" w:type="dxa"/>
            <w:tcBorders>
              <w:top w:val="single" w:sz="4" w:space="0" w:color="auto"/>
              <w:left w:val="single" w:sz="4" w:space="0" w:color="auto"/>
              <w:bottom w:val="single" w:sz="4" w:space="0" w:color="auto"/>
              <w:right w:val="single" w:sz="4" w:space="0" w:color="auto"/>
            </w:tcBorders>
            <w:vAlign w:val="center"/>
          </w:tcPr>
          <w:p w14:paraId="05B5A770" w14:textId="77777777" w:rsidR="00CF2477" w:rsidRPr="003D73E2" w:rsidRDefault="00CF2477" w:rsidP="00007724">
            <w:pPr>
              <w:spacing w:after="120"/>
              <w:rPr>
                <w:rFonts w:ascii="Arial" w:hAnsi="Arial" w:cs="Arial"/>
                <w:lang w:val="it-IT"/>
              </w:rPr>
            </w:pPr>
            <w:r w:rsidRPr="003D73E2">
              <w:rPr>
                <w:rFonts w:ascii="Arial" w:hAnsi="Arial" w:cs="Arial"/>
                <w:lang w:val="it-IT"/>
              </w:rPr>
              <w:t>Độ phẳng cục bộ của các mặt phẳng</w:t>
            </w:r>
            <w:r w:rsidR="00C62EE8" w:rsidRPr="003D73E2">
              <w:rPr>
                <w:rFonts w:ascii="Arial" w:hAnsi="Arial" w:cs="Arial"/>
                <w:lang w:val="it-IT"/>
              </w:rPr>
              <w:t xml:space="preserve"> </w:t>
            </w:r>
            <w:r w:rsidRPr="003D73E2">
              <w:rPr>
                <w:rFonts w:ascii="Arial" w:hAnsi="Arial" w:cs="Arial"/>
                <w:lang w:val="it-IT"/>
              </w:rPr>
              <w:t>(w)</w:t>
            </w:r>
          </w:p>
          <w:p w14:paraId="24E53853"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 Không áp dụng cho bề mặt trên để gồ ghề để liên kết với lớp bê tông đổ bù hoặc các mặt không được nhìn thấy)</w:t>
            </w:r>
          </w:p>
        </w:tc>
        <w:tc>
          <w:tcPr>
            <w:tcW w:w="1980" w:type="dxa"/>
            <w:tcBorders>
              <w:top w:val="single" w:sz="4" w:space="0" w:color="auto"/>
              <w:left w:val="single" w:sz="4" w:space="0" w:color="auto"/>
              <w:bottom w:val="single" w:sz="4" w:space="0" w:color="auto"/>
              <w:right w:val="single" w:sz="4" w:space="0" w:color="auto"/>
            </w:tcBorders>
            <w:vAlign w:val="center"/>
          </w:tcPr>
          <w:p w14:paraId="08AE8A51"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48218DDB" w14:textId="77777777" w:rsidR="008070C7" w:rsidRPr="003D73E2" w:rsidRDefault="008070C7" w:rsidP="00007724">
      <w:pPr>
        <w:spacing w:after="120"/>
        <w:jc w:val="both"/>
        <w:rPr>
          <w:rFonts w:ascii="Arial" w:hAnsi="Arial" w:cs="Arial"/>
          <w:b/>
          <w:bCs/>
        </w:rPr>
      </w:pPr>
      <w:r w:rsidRPr="003D73E2">
        <w:rPr>
          <w:rFonts w:ascii="Arial" w:hAnsi="Arial" w:cs="Arial"/>
          <w:b/>
          <w:bCs/>
        </w:rPr>
        <w:t xml:space="preserve">4.7.5.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chữ</w:t>
      </w:r>
      <w:proofErr w:type="spellEnd"/>
      <w:r w:rsidR="00C62EE8" w:rsidRPr="003D73E2">
        <w:rPr>
          <w:rFonts w:ascii="Arial" w:hAnsi="Arial" w:cs="Arial"/>
          <w:b/>
          <w:bCs/>
        </w:rPr>
        <w:t xml:space="preserve"> </w:t>
      </w:r>
      <w:r w:rsidRPr="003D73E2">
        <w:rPr>
          <w:rFonts w:ascii="Arial" w:hAnsi="Arial" w:cs="Arial"/>
          <w:b/>
          <w:bCs/>
        </w:rPr>
        <w:t xml:space="preserve">I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3.2.d)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6067DEB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A4BD57D"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5A49E876"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3D2F4D0E"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BD8093F"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vAlign w:val="center"/>
          </w:tcPr>
          <w:p w14:paraId="79E7658A"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25</w:t>
            </w:r>
          </w:p>
        </w:tc>
      </w:tr>
      <w:tr w:rsidR="00CF2477" w:rsidRPr="003D73E2" w14:paraId="700140B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AABD78B"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vAlign w:val="center"/>
          </w:tcPr>
          <w:p w14:paraId="0D78D7F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B3654F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B1BC813"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vAlign w:val="center"/>
          </w:tcPr>
          <w:p w14:paraId="73D771D1"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4A7DAD8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E655852"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rộng dầm bên trên</w:t>
            </w:r>
            <w:r w:rsidR="00C62EE8" w:rsidRPr="003D73E2">
              <w:rPr>
                <w:rFonts w:ascii="Arial" w:hAnsi="Arial" w:cs="Arial"/>
                <w:sz w:val="20"/>
                <w:szCs w:val="20"/>
              </w:rPr>
              <w:t xml:space="preserve"> </w:t>
            </w:r>
            <w:r w:rsidRPr="003D73E2">
              <w:rPr>
                <w:rFonts w:ascii="Arial" w:hAnsi="Arial" w:cs="Arial"/>
                <w:sz w:val="20"/>
                <w:szCs w:val="20"/>
              </w:rPr>
              <w:t>(b</w:t>
            </w:r>
            <w:r w:rsidRPr="003D73E2">
              <w:rPr>
                <w:rFonts w:ascii="Arial" w:hAnsi="Arial" w:cs="Arial"/>
                <w:sz w:val="20"/>
                <w:szCs w:val="20"/>
                <w:vertAlign w:val="subscript"/>
              </w:rPr>
              <w:t>1</w:t>
            </w:r>
            <w:r w:rsidRPr="003D73E2">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vAlign w:val="center"/>
          </w:tcPr>
          <w:p w14:paraId="70FA398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D38BA43"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27825BC"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rộng của thân dầm</w:t>
            </w:r>
            <w:r w:rsidR="00C62EE8" w:rsidRPr="003D73E2">
              <w:rPr>
                <w:rFonts w:ascii="Arial" w:hAnsi="Arial" w:cs="Arial"/>
                <w:sz w:val="20"/>
                <w:szCs w:val="20"/>
              </w:rPr>
              <w:t xml:space="preserve"> </w:t>
            </w:r>
            <w:r w:rsidRPr="003D73E2">
              <w:rPr>
                <w:rFonts w:ascii="Arial" w:hAnsi="Arial" w:cs="Arial"/>
                <w:sz w:val="20"/>
                <w:szCs w:val="20"/>
              </w:rPr>
              <w:t>(b</w:t>
            </w:r>
            <w:r w:rsidRPr="003D73E2">
              <w:rPr>
                <w:rFonts w:ascii="Arial" w:hAnsi="Arial" w:cs="Arial"/>
                <w:sz w:val="20"/>
                <w:szCs w:val="20"/>
                <w:vertAlign w:val="subscript"/>
              </w:rPr>
              <w:t>2</w:t>
            </w:r>
            <w:r w:rsidRPr="003D73E2">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vAlign w:val="center"/>
          </w:tcPr>
          <w:p w14:paraId="664C6E8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C4FE7D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44E5CEE"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cao bầu dầm trên</w:t>
            </w:r>
            <w:r w:rsidR="00C62EE8" w:rsidRPr="003D73E2">
              <w:rPr>
                <w:rFonts w:ascii="Arial" w:hAnsi="Arial" w:cs="Arial"/>
                <w:sz w:val="20"/>
                <w:szCs w:val="20"/>
              </w:rPr>
              <w:t xml:space="preserve"> </w:t>
            </w:r>
            <w:r w:rsidRPr="003D73E2">
              <w:rPr>
                <w:rFonts w:ascii="Arial" w:hAnsi="Arial" w:cs="Arial"/>
                <w:sz w:val="20"/>
                <w:szCs w:val="20"/>
              </w:rPr>
              <w:t>(c</w:t>
            </w:r>
            <w:r w:rsidRPr="003D73E2">
              <w:rPr>
                <w:rFonts w:ascii="Arial" w:hAnsi="Arial" w:cs="Arial"/>
                <w:sz w:val="20"/>
                <w:szCs w:val="20"/>
                <w:vertAlign w:val="subscript"/>
              </w:rPr>
              <w:t>t</w:t>
            </w:r>
            <w:r w:rsidRPr="003D73E2">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vAlign w:val="center"/>
          </w:tcPr>
          <w:p w14:paraId="6D4FDFF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B6F121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07DE62B"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cao bầu dầm dưới (c</w:t>
            </w:r>
            <w:r w:rsidRPr="003D73E2">
              <w:rPr>
                <w:rFonts w:ascii="Arial" w:hAnsi="Arial" w:cs="Arial"/>
                <w:sz w:val="20"/>
                <w:szCs w:val="20"/>
                <w:vertAlign w:val="subscript"/>
              </w:rPr>
              <w:t>d</w:t>
            </w:r>
            <w:r w:rsidRPr="003D73E2">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vAlign w:val="center"/>
          </w:tcPr>
          <w:p w14:paraId="48F3C8E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CCD659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F16FEAF"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vAlign w:val="center"/>
          </w:tcPr>
          <w:p w14:paraId="30356E1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10</w:t>
            </w:r>
          </w:p>
        </w:tc>
      </w:tr>
      <w:tr w:rsidR="00CF2477" w:rsidRPr="003D73E2" w14:paraId="6DD07648"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EBE0CCB"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(g, g</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vAlign w:val="center"/>
          </w:tcPr>
          <w:p w14:paraId="1BFDAC8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4797F0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1568DAE"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20865136"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5BE647FA" w14:textId="77777777" w:rsidR="00CF2477" w:rsidRPr="003D73E2" w:rsidRDefault="00C62EE8" w:rsidP="00007724">
            <w:pPr>
              <w:spacing w:after="120"/>
              <w:rPr>
                <w:rFonts w:ascii="Arial" w:hAnsi="Arial" w:cs="Arial"/>
                <w:lang w:val="it-IT"/>
              </w:rPr>
            </w:pPr>
            <w:r w:rsidRPr="003D73E2">
              <w:rPr>
                <w:rFonts w:ascii="Arial" w:hAnsi="Arial" w:cs="Arial"/>
              </w:rPr>
              <w:lastRenderedPageBreak/>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2C6426FA" w14:textId="77777777" w:rsidR="00CF2477" w:rsidRPr="003D73E2" w:rsidRDefault="00CF2477" w:rsidP="00007724">
            <w:pPr>
              <w:spacing w:after="120"/>
              <w:jc w:val="center"/>
              <w:rPr>
                <w:rFonts w:ascii="Arial" w:hAnsi="Arial" w:cs="Arial"/>
              </w:rPr>
            </w:pPr>
          </w:p>
          <w:p w14:paraId="1938008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25</w:t>
            </w:r>
          </w:p>
        </w:tc>
      </w:tr>
      <w:tr w:rsidR="00CF2477" w:rsidRPr="003D73E2" w14:paraId="64892355"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40C1C86"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vAlign w:val="center"/>
          </w:tcPr>
          <w:p w14:paraId="2FAEEB6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43E34D42"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C1D6312" w14:textId="77777777" w:rsidR="00CF2477" w:rsidRPr="003D73E2" w:rsidRDefault="00CF2477" w:rsidP="00007724">
            <w:pPr>
              <w:pStyle w:val="Heading8"/>
              <w:keepNext w:val="0"/>
              <w:spacing w:after="120"/>
              <w:rPr>
                <w:rFonts w:ascii="Arial" w:hAnsi="Arial" w:cs="Arial"/>
                <w:sz w:val="20"/>
                <w:szCs w:val="20"/>
                <w:lang w:val="en-US"/>
              </w:rPr>
            </w:pPr>
            <w:proofErr w:type="spellStart"/>
            <w:r w:rsidRPr="003D73E2">
              <w:rPr>
                <w:rFonts w:ascii="Arial" w:hAnsi="Arial" w:cs="Arial"/>
                <w:sz w:val="20"/>
                <w:szCs w:val="20"/>
                <w:lang w:val="en-US"/>
              </w:rPr>
              <w:t>Vị</w:t>
            </w:r>
            <w:proofErr w:type="spellEnd"/>
            <w:r w:rsidRPr="003D73E2">
              <w:rPr>
                <w:rFonts w:ascii="Arial" w:hAnsi="Arial" w:cs="Arial"/>
                <w:sz w:val="20"/>
                <w:szCs w:val="20"/>
                <w:lang w:val="en-US"/>
              </w:rPr>
              <w:t xml:space="preserve"> </w:t>
            </w:r>
            <w:proofErr w:type="spellStart"/>
            <w:r w:rsidRPr="003D73E2">
              <w:rPr>
                <w:rFonts w:ascii="Arial" w:hAnsi="Arial" w:cs="Arial"/>
                <w:sz w:val="20"/>
                <w:szCs w:val="20"/>
                <w:lang w:val="en-US"/>
              </w:rPr>
              <w:t>trí</w:t>
            </w:r>
            <w:proofErr w:type="spellEnd"/>
            <w:r w:rsidRPr="003D73E2">
              <w:rPr>
                <w:rFonts w:ascii="Arial" w:hAnsi="Arial" w:cs="Arial"/>
                <w:sz w:val="20"/>
                <w:szCs w:val="20"/>
                <w:lang w:val="en-US"/>
              </w:rPr>
              <w:t xml:space="preserve"> neo </w:t>
            </w:r>
            <w:proofErr w:type="spellStart"/>
            <w:r w:rsidRPr="003D73E2">
              <w:rPr>
                <w:rFonts w:ascii="Arial" w:hAnsi="Arial" w:cs="Arial"/>
                <w:sz w:val="20"/>
                <w:szCs w:val="20"/>
                <w:lang w:val="en-US"/>
              </w:rPr>
              <w:t>các</w:t>
            </w:r>
            <w:proofErr w:type="spellEnd"/>
            <w:r w:rsidRPr="003D73E2">
              <w:rPr>
                <w:rFonts w:ascii="Arial" w:hAnsi="Arial" w:cs="Arial"/>
                <w:sz w:val="20"/>
                <w:szCs w:val="20"/>
                <w:lang w:val="en-US"/>
              </w:rPr>
              <w:t xml:space="preserve"> </w:t>
            </w:r>
            <w:proofErr w:type="spellStart"/>
            <w:r w:rsidRPr="003D73E2">
              <w:rPr>
                <w:rFonts w:ascii="Arial" w:hAnsi="Arial" w:cs="Arial"/>
                <w:sz w:val="20"/>
                <w:szCs w:val="20"/>
                <w:lang w:val="en-US"/>
              </w:rPr>
              <w:t>sợi</w:t>
            </w:r>
            <w:proofErr w:type="spellEnd"/>
            <w:r w:rsidRPr="003D73E2">
              <w:rPr>
                <w:rFonts w:ascii="Arial" w:hAnsi="Arial" w:cs="Arial"/>
                <w:sz w:val="20"/>
                <w:szCs w:val="20"/>
                <w:lang w:val="en-US"/>
              </w:rPr>
              <w:t xml:space="preserve"> </w:t>
            </w:r>
            <w:proofErr w:type="spellStart"/>
            <w:r w:rsidRPr="003D73E2">
              <w:rPr>
                <w:rFonts w:ascii="Arial" w:hAnsi="Arial" w:cs="Arial"/>
                <w:sz w:val="20"/>
                <w:szCs w:val="20"/>
                <w:lang w:val="en-US"/>
              </w:rPr>
              <w:t>cáp</w:t>
            </w:r>
            <w:proofErr w:type="spellEnd"/>
            <w:r w:rsidRPr="003D73E2">
              <w:rPr>
                <w:rFonts w:ascii="Arial" w:hAnsi="Arial" w:cs="Arial"/>
                <w:sz w:val="20"/>
                <w:szCs w:val="20"/>
                <w:lang w:val="en-US"/>
              </w:rPr>
              <w:t xml:space="preserve"> </w:t>
            </w:r>
            <w:proofErr w:type="spellStart"/>
            <w:r w:rsidRPr="003D73E2">
              <w:rPr>
                <w:rFonts w:ascii="Arial" w:hAnsi="Arial" w:cs="Arial"/>
                <w:sz w:val="20"/>
                <w:szCs w:val="20"/>
                <w:lang w:val="en-US"/>
              </w:rPr>
              <w:t>xiên</w:t>
            </w:r>
            <w:proofErr w:type="spellEnd"/>
            <w:r w:rsidR="00C62EE8" w:rsidRPr="003D73E2">
              <w:rPr>
                <w:rFonts w:ascii="Arial" w:hAnsi="Arial" w:cs="Arial"/>
                <w:sz w:val="20"/>
                <w:szCs w:val="20"/>
                <w:lang w:val="en-US"/>
              </w:rPr>
              <w:t xml:space="preserve"> </w:t>
            </w:r>
            <w:r w:rsidRPr="003D73E2">
              <w:rPr>
                <w:rFonts w:ascii="Arial" w:hAnsi="Arial" w:cs="Arial"/>
                <w:sz w:val="20"/>
                <w:szCs w:val="20"/>
                <w:lang w:val="en-US"/>
              </w:rPr>
              <w:t>(</w:t>
            </w:r>
            <w:proofErr w:type="spellStart"/>
            <w:r w:rsidRPr="003D73E2">
              <w:rPr>
                <w:rFonts w:ascii="Arial" w:hAnsi="Arial" w:cs="Arial"/>
                <w:sz w:val="20"/>
                <w:szCs w:val="20"/>
                <w:lang w:val="en-US"/>
              </w:rPr>
              <w:t>i</w:t>
            </w:r>
            <w:proofErr w:type="spellEnd"/>
            <w:r w:rsidRPr="003D73E2">
              <w:rPr>
                <w:rFonts w:ascii="Arial" w:hAnsi="Arial" w:cs="Arial"/>
                <w:sz w:val="20"/>
                <w:szCs w:val="20"/>
                <w:lang w:val="en-US"/>
              </w:rPr>
              <w:t>)</w:t>
            </w:r>
          </w:p>
        </w:tc>
        <w:tc>
          <w:tcPr>
            <w:tcW w:w="1980" w:type="dxa"/>
            <w:tcBorders>
              <w:top w:val="single" w:sz="4" w:space="0" w:color="auto"/>
              <w:left w:val="single" w:sz="4" w:space="0" w:color="auto"/>
              <w:bottom w:val="single" w:sz="4" w:space="0" w:color="auto"/>
              <w:right w:val="single" w:sz="4" w:space="0" w:color="auto"/>
            </w:tcBorders>
            <w:vAlign w:val="center"/>
          </w:tcPr>
          <w:p w14:paraId="0E6E98A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71C4D4E3"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217A9DB" w14:textId="77777777" w:rsidR="00CF2477" w:rsidRPr="003D73E2" w:rsidRDefault="00CF2477" w:rsidP="00007724">
            <w:pPr>
              <w:spacing w:after="120"/>
              <w:rPr>
                <w:rFonts w:ascii="Arial" w:hAnsi="Arial" w:cs="Arial"/>
              </w:rPr>
            </w:pPr>
            <w:r w:rsidRPr="003D73E2">
              <w:rPr>
                <w:rFonts w:ascii="Arial" w:hAnsi="Arial" w:cs="Arial"/>
                <w:lang w:val="pt-PT"/>
              </w:rPr>
              <w:t>Vị trí của tấm thép</w:t>
            </w:r>
            <w:r w:rsidR="00C62EE8" w:rsidRPr="003D73E2">
              <w:rPr>
                <w:rFonts w:ascii="Arial" w:hAnsi="Arial" w:cs="Arial"/>
                <w:lang w:val="pt-PT"/>
              </w:rPr>
              <w:t xml:space="preserve"> </w:t>
            </w:r>
            <w:r w:rsidRPr="003D73E2">
              <w:rPr>
                <w:rFonts w:ascii="Arial" w:hAnsi="Arial" w:cs="Arial"/>
                <w:lang w:val="pt-PT"/>
              </w:rPr>
              <w:t>(m, m</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vAlign w:val="center"/>
          </w:tcPr>
          <w:p w14:paraId="60DBF7F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5BFB35DA"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727F99C" w14:textId="77777777" w:rsidR="00CF2477" w:rsidRPr="003D73E2" w:rsidRDefault="00CF2477" w:rsidP="00007724">
            <w:pPr>
              <w:spacing w:after="120"/>
              <w:rPr>
                <w:rFonts w:ascii="Arial" w:hAnsi="Arial" w:cs="Arial"/>
              </w:rPr>
            </w:pPr>
            <w:r w:rsidRPr="003D73E2">
              <w:rPr>
                <w:rFonts w:ascii="Arial" w:hAnsi="Arial" w:cs="Arial"/>
                <w:lang w:val="pt-PT"/>
              </w:rPr>
              <w:t>Vị trí của các tấm thép gối đỡ</w:t>
            </w:r>
            <w:r w:rsidR="00C62EE8" w:rsidRPr="003D73E2">
              <w:rPr>
                <w:rFonts w:ascii="Arial" w:hAnsi="Arial" w:cs="Arial"/>
                <w:lang w:val="pt-PT"/>
              </w:rPr>
              <w:t xml:space="preserve"> </w:t>
            </w:r>
            <w:r w:rsidRPr="003D73E2">
              <w:rPr>
                <w:rFonts w:ascii="Arial" w:hAnsi="Arial" w:cs="Arial"/>
                <w:lang w:val="pt-PT"/>
              </w:rPr>
              <w:t>(n)</w:t>
            </w:r>
          </w:p>
        </w:tc>
        <w:tc>
          <w:tcPr>
            <w:tcW w:w="1980" w:type="dxa"/>
            <w:tcBorders>
              <w:top w:val="single" w:sz="4" w:space="0" w:color="auto"/>
              <w:left w:val="single" w:sz="4" w:space="0" w:color="auto"/>
              <w:bottom w:val="single" w:sz="4" w:space="0" w:color="auto"/>
              <w:right w:val="single" w:sz="4" w:space="0" w:color="auto"/>
            </w:tcBorders>
            <w:vAlign w:val="center"/>
          </w:tcPr>
          <w:p w14:paraId="439F93F0"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07FAB5D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F4DD9F7"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vAlign w:val="center"/>
          </w:tcPr>
          <w:p w14:paraId="78AFB68A"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7170D656"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81F77CA"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(p)</w:t>
            </w:r>
          </w:p>
        </w:tc>
        <w:tc>
          <w:tcPr>
            <w:tcW w:w="1980" w:type="dxa"/>
            <w:tcBorders>
              <w:top w:val="single" w:sz="4" w:space="0" w:color="auto"/>
              <w:left w:val="single" w:sz="4" w:space="0" w:color="auto"/>
              <w:bottom w:val="single" w:sz="4" w:space="0" w:color="auto"/>
              <w:right w:val="single" w:sz="4" w:space="0" w:color="auto"/>
            </w:tcBorders>
            <w:vAlign w:val="center"/>
          </w:tcPr>
          <w:p w14:paraId="2A43431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217CA4A3"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10DBA86B"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55D8B80F"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7619F136"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C4795AF" w14:textId="77777777" w:rsidR="00CF2477" w:rsidRPr="003D73E2" w:rsidRDefault="00CF2477" w:rsidP="00007724">
            <w:pPr>
              <w:spacing w:after="120"/>
              <w:jc w:val="center"/>
              <w:rPr>
                <w:rFonts w:ascii="Arial" w:hAnsi="Arial" w:cs="Arial"/>
                <w:lang w:val="it-IT"/>
              </w:rPr>
            </w:pPr>
          </w:p>
          <w:p w14:paraId="41463829"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3DE551B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6780CC34"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5C4BBCF" w14:textId="77777777" w:rsidR="00CF2477" w:rsidRPr="003D73E2" w:rsidRDefault="00CF2477" w:rsidP="00007724">
            <w:pPr>
              <w:spacing w:after="120"/>
              <w:rPr>
                <w:rFonts w:ascii="Arial" w:hAnsi="Arial" w:cs="Arial"/>
                <w:lang w:val="it-IT"/>
              </w:rPr>
            </w:pPr>
            <w:r w:rsidRPr="003D73E2">
              <w:rPr>
                <w:rFonts w:ascii="Arial" w:hAnsi="Arial" w:cs="Arial"/>
                <w:lang w:val="it-IT"/>
              </w:rPr>
              <w:t>Vị trí của thép chờ</w:t>
            </w:r>
            <w:r w:rsidR="00C62EE8" w:rsidRPr="003D73E2">
              <w:rPr>
                <w:rFonts w:ascii="Arial" w:hAnsi="Arial" w:cs="Arial"/>
                <w:lang w:val="it-IT"/>
              </w:rPr>
              <w:t xml:space="preserve"> </w:t>
            </w:r>
            <w:r w:rsidRPr="003D73E2">
              <w:rPr>
                <w:rFonts w:ascii="Arial" w:hAnsi="Arial" w:cs="Arial"/>
                <w:lang w:val="it-IT"/>
              </w:rPr>
              <w:t>(q)</w:t>
            </w:r>
          </w:p>
          <w:p w14:paraId="2765CFB0"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1</w:t>
            </w:r>
            <w:r w:rsidR="00CF2477" w:rsidRPr="003D73E2">
              <w:rPr>
                <w:rFonts w:ascii="Arial" w:hAnsi="Arial" w:cs="Arial"/>
                <w:lang w:val="it-IT"/>
              </w:rPr>
              <w:t>: Khoảng cách dọc</w:t>
            </w:r>
          </w:p>
          <w:p w14:paraId="07DD6477"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2</w:t>
            </w:r>
            <w:r w:rsidR="00CF2477" w:rsidRPr="003D73E2">
              <w:rPr>
                <w:rFonts w:ascii="Arial" w:hAnsi="Arial" w:cs="Arial"/>
                <w:lang w:val="it-IT"/>
              </w:rPr>
              <w:t>: Chiều cao của thép chờ (phần nhô khỏi bê tông)</w:t>
            </w:r>
          </w:p>
        </w:tc>
        <w:tc>
          <w:tcPr>
            <w:tcW w:w="1980" w:type="dxa"/>
            <w:tcBorders>
              <w:top w:val="single" w:sz="4" w:space="0" w:color="auto"/>
              <w:left w:val="single" w:sz="4" w:space="0" w:color="auto"/>
              <w:bottom w:val="single" w:sz="4" w:space="0" w:color="auto"/>
              <w:right w:val="single" w:sz="4" w:space="0" w:color="auto"/>
            </w:tcBorders>
            <w:vAlign w:val="center"/>
          </w:tcPr>
          <w:p w14:paraId="5363CE52" w14:textId="77777777" w:rsidR="00CF2477" w:rsidRPr="003D73E2" w:rsidRDefault="00CF2477" w:rsidP="00007724">
            <w:pPr>
              <w:spacing w:after="120"/>
              <w:jc w:val="center"/>
              <w:rPr>
                <w:rFonts w:ascii="Arial" w:hAnsi="Arial" w:cs="Arial"/>
                <w:lang w:val="it-IT"/>
              </w:rPr>
            </w:pPr>
          </w:p>
          <w:p w14:paraId="36EEF642"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20</w:t>
            </w:r>
          </w:p>
          <w:p w14:paraId="086A0CFC"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0DFB7205"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326CA9F" w14:textId="77777777" w:rsidR="00CF2477" w:rsidRPr="003D73E2" w:rsidRDefault="00CF2477" w:rsidP="00007724">
            <w:pPr>
              <w:spacing w:after="120"/>
              <w:rPr>
                <w:rFonts w:ascii="Arial" w:hAnsi="Arial" w:cs="Arial"/>
                <w:lang w:val="it-IT"/>
              </w:rPr>
            </w:pPr>
            <w:r w:rsidRPr="003D73E2">
              <w:rPr>
                <w:rFonts w:ascii="Arial" w:hAnsi="Arial" w:cs="Arial"/>
                <w:lang w:val="it-IT"/>
              </w:rPr>
              <w:t>Độ phẳng cục bộ</w:t>
            </w:r>
            <w:r w:rsidR="00C62EE8" w:rsidRPr="003D73E2">
              <w:rPr>
                <w:rFonts w:ascii="Arial" w:hAnsi="Arial" w:cs="Arial"/>
                <w:lang w:val="it-IT"/>
              </w:rPr>
              <w:t xml:space="preserve"> </w:t>
            </w:r>
            <w:r w:rsidRPr="003D73E2">
              <w:rPr>
                <w:rFonts w:ascii="Arial" w:hAnsi="Arial" w:cs="Arial"/>
                <w:lang w:val="it-IT"/>
              </w:rPr>
              <w:t>(w)</w:t>
            </w:r>
          </w:p>
          <w:p w14:paraId="1238068A"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 Không áp dụng cho bề mặt ván sàn để gồ ghề để nhận lớp bê tông đổ bù hoặc các bề mặt không được nhìn thấy)</w:t>
            </w:r>
          </w:p>
        </w:tc>
        <w:tc>
          <w:tcPr>
            <w:tcW w:w="1980" w:type="dxa"/>
            <w:tcBorders>
              <w:top w:val="single" w:sz="4" w:space="0" w:color="auto"/>
              <w:left w:val="single" w:sz="4" w:space="0" w:color="auto"/>
              <w:bottom w:val="single" w:sz="4" w:space="0" w:color="auto"/>
              <w:right w:val="single" w:sz="4" w:space="0" w:color="auto"/>
            </w:tcBorders>
            <w:vAlign w:val="center"/>
          </w:tcPr>
          <w:p w14:paraId="0A5F8845"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0251F114" w14:textId="77777777" w:rsidR="008070C7" w:rsidRPr="003D73E2" w:rsidRDefault="008070C7" w:rsidP="00007724">
      <w:pPr>
        <w:spacing w:after="120"/>
        <w:jc w:val="both"/>
        <w:rPr>
          <w:rFonts w:ascii="Arial" w:hAnsi="Arial" w:cs="Arial"/>
          <w:b/>
          <w:bCs/>
        </w:rPr>
      </w:pPr>
      <w:r w:rsidRPr="003D73E2">
        <w:rPr>
          <w:rFonts w:ascii="Arial" w:hAnsi="Arial" w:cs="Arial"/>
          <w:b/>
          <w:bCs/>
        </w:rPr>
        <w:t xml:space="preserve">4.7.6.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Dầm</w:t>
      </w:r>
      <w:proofErr w:type="spellEnd"/>
      <w:r w:rsidRPr="003D73E2">
        <w:rPr>
          <w:rFonts w:ascii="Arial" w:hAnsi="Arial" w:cs="Arial"/>
          <w:b/>
          <w:bCs/>
        </w:rPr>
        <w:t xml:space="preserve"> </w:t>
      </w:r>
      <w:proofErr w:type="spellStart"/>
      <w:r w:rsidRPr="003D73E2">
        <w:rPr>
          <w:rFonts w:ascii="Arial" w:hAnsi="Arial" w:cs="Arial"/>
          <w:b/>
          <w:bCs/>
        </w:rPr>
        <w:t>hộp</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3.2.e)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262CF29A" w14:textId="77777777">
        <w:tblPrEx>
          <w:tblCellMar>
            <w:top w:w="0" w:type="dxa"/>
            <w:bottom w:w="0" w:type="dxa"/>
          </w:tblCellMar>
        </w:tblPrEx>
        <w:trPr>
          <w:trHeight w:val="227"/>
          <w:jc w:val="center"/>
        </w:trPr>
        <w:tc>
          <w:tcPr>
            <w:tcW w:w="7200" w:type="dxa"/>
            <w:tcBorders>
              <w:top w:val="single" w:sz="4" w:space="0" w:color="auto"/>
              <w:left w:val="single" w:sz="4" w:space="0" w:color="auto"/>
              <w:bottom w:val="single" w:sz="4" w:space="0" w:color="auto"/>
              <w:right w:val="single" w:sz="4" w:space="0" w:color="auto"/>
            </w:tcBorders>
            <w:vAlign w:val="center"/>
          </w:tcPr>
          <w:p w14:paraId="1C9A35C7"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630DDEE5"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077FEB99"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2563B7A4"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7D88E32B"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20</w:t>
            </w:r>
          </w:p>
        </w:tc>
      </w:tr>
      <w:tr w:rsidR="00CF2477" w:rsidRPr="003D73E2" w14:paraId="2D82373A"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517E138A"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6CC06F7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6616475"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778D68AF"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06F5FFC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5B4C1C33"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0157B213"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bản</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(d</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1C574704"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4DBD6CF5"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11E2BB44"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bản</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(d</w:t>
            </w:r>
            <w:r w:rsidRPr="003D73E2">
              <w:rPr>
                <w:rFonts w:ascii="Arial" w:hAnsi="Arial" w:cs="Arial"/>
                <w:vertAlign w:val="subscript"/>
              </w:rPr>
              <w:t>2</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236DCB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54991130"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7709DA1A" w14:textId="77777777" w:rsidR="00CF2477" w:rsidRPr="003D73E2" w:rsidRDefault="00CF2477" w:rsidP="00007724">
            <w:pPr>
              <w:spacing w:after="120"/>
              <w:rPr>
                <w:rFonts w:ascii="Arial" w:hAnsi="Arial" w:cs="Arial"/>
              </w:rPr>
            </w:pPr>
            <w:r w:rsidRPr="003D73E2">
              <w:rPr>
                <w:rFonts w:ascii="Arial" w:hAnsi="Arial" w:cs="Arial"/>
                <w:lang w:val="it-IT"/>
              </w:rPr>
              <w:t>Chiều dày của thành dầm</w:t>
            </w:r>
            <w:r w:rsidR="00C62EE8" w:rsidRPr="003D73E2">
              <w:rPr>
                <w:rFonts w:ascii="Arial" w:hAnsi="Arial" w:cs="Arial"/>
                <w:lang w:val="it-IT"/>
              </w:rPr>
              <w:t xml:space="preserve"> </w:t>
            </w:r>
            <w:r w:rsidRPr="003D73E2">
              <w:rPr>
                <w:rFonts w:ascii="Arial" w:hAnsi="Arial" w:cs="Arial"/>
                <w:lang w:val="it-IT"/>
              </w:rPr>
              <w:t>(d</w:t>
            </w:r>
            <w:r w:rsidRPr="003D73E2">
              <w:rPr>
                <w:rFonts w:ascii="Arial" w:hAnsi="Arial" w:cs="Arial"/>
                <w:vertAlign w:val="subscript"/>
                <w:lang w:val="it-IT"/>
              </w:rPr>
              <w:t>3</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0011540"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1190DEF"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0F354F95"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0B3AC53F"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it-IT"/>
              </w:rPr>
              <w:t xml:space="preserve"> </w:t>
            </w:r>
            <w:r w:rsidR="00CF2477" w:rsidRPr="003D73E2">
              <w:rPr>
                <w:rFonts w:ascii="Arial" w:hAnsi="Arial" w:cs="Arial"/>
                <w:lang w:val="it-IT"/>
              </w:rPr>
              <w:t xml:space="preserve">+ </w:t>
            </w:r>
            <w:r w:rsidR="00CF2477" w:rsidRPr="003D73E2">
              <w:rPr>
                <w:rFonts w:ascii="Arial" w:hAnsi="Arial" w:cs="Arial"/>
                <w:lang w:val="nb-NO"/>
              </w:rPr>
              <w:t>Độ dài cấu kiện</w:t>
            </w:r>
            <w:r w:rsidRPr="003D73E2">
              <w:rPr>
                <w:rFonts w:ascii="Arial" w:hAnsi="Arial" w:cs="Arial"/>
                <w:lang w:val="nb-NO"/>
              </w:rPr>
              <w:t xml:space="preserve"> </w:t>
            </w:r>
            <w:r w:rsidR="00CF2477" w:rsidRPr="003D73E2">
              <w:rPr>
                <w:rFonts w:ascii="Arial" w:hAnsi="Arial" w:cs="Arial"/>
                <w:lang w:val="nb-NO"/>
              </w:rPr>
              <w:t>1220 cm</w:t>
            </w:r>
          </w:p>
          <w:p w14:paraId="68ADCB9D" w14:textId="77777777" w:rsidR="00CF2477" w:rsidRPr="003D73E2" w:rsidRDefault="00C62EE8" w:rsidP="00007724">
            <w:pPr>
              <w:tabs>
                <w:tab w:val="left" w:pos="8970"/>
              </w:tabs>
              <w:spacing w:after="120"/>
              <w:ind w:right="57"/>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1220</w:t>
            </w:r>
            <w:r w:rsidR="00CF2477" w:rsidRPr="003D73E2">
              <w:rPr>
                <w:rFonts w:ascii="Arial" w:hAnsi="Arial" w:cs="Arial"/>
              </w:rPr>
              <w:sym w:font="Symbol" w:char="F0B8"/>
            </w:r>
            <w:r w:rsidR="00CF2477" w:rsidRPr="003D73E2">
              <w:rPr>
                <w:rFonts w:ascii="Arial" w:hAnsi="Arial" w:cs="Arial"/>
                <w:lang w:val="nb-NO"/>
              </w:rPr>
              <w:t>1830 cm</w:t>
            </w:r>
          </w:p>
          <w:p w14:paraId="6E693C0B" w14:textId="77777777" w:rsidR="00CF2477" w:rsidRPr="003D73E2" w:rsidRDefault="00C62EE8" w:rsidP="00007724">
            <w:pPr>
              <w:spacing w:after="120"/>
              <w:rPr>
                <w:rFonts w:ascii="Arial" w:hAnsi="Arial" w:cs="Arial"/>
                <w:lang w:val="nb-NO"/>
              </w:rPr>
            </w:pPr>
            <w:r w:rsidRPr="003D73E2">
              <w:rPr>
                <w:rFonts w:ascii="Arial" w:hAnsi="Arial" w:cs="Arial"/>
                <w:lang w:val="nb-NO"/>
              </w:rPr>
              <w:t xml:space="preserve"> </w:t>
            </w:r>
            <w:r w:rsidR="00CF2477" w:rsidRPr="003D73E2">
              <w:rPr>
                <w:rFonts w:ascii="Arial" w:hAnsi="Arial" w:cs="Arial"/>
                <w:lang w:val="nb-NO"/>
              </w:rPr>
              <w:t>+ Độ dài cấu kiện</w:t>
            </w:r>
            <w:r w:rsidRPr="003D73E2">
              <w:rPr>
                <w:rFonts w:ascii="Arial" w:hAnsi="Arial" w:cs="Arial"/>
                <w:lang w:val="nb-NO"/>
              </w:rPr>
              <w:t xml:space="preserve"> </w:t>
            </w:r>
            <w:r w:rsidR="00CF2477" w:rsidRPr="003D73E2">
              <w:rPr>
                <w:rFonts w:ascii="Arial" w:hAnsi="Arial" w:cs="Arial"/>
                <w:lang w:val="nb-NO"/>
              </w:rPr>
              <w:t>lớn hơn 1830 cm</w:t>
            </w:r>
          </w:p>
        </w:tc>
        <w:tc>
          <w:tcPr>
            <w:tcW w:w="1980" w:type="dxa"/>
            <w:tcBorders>
              <w:top w:val="single" w:sz="4" w:space="0" w:color="auto"/>
              <w:left w:val="single" w:sz="4" w:space="0" w:color="auto"/>
              <w:bottom w:val="single" w:sz="4" w:space="0" w:color="auto"/>
              <w:right w:val="single" w:sz="4" w:space="0" w:color="auto"/>
            </w:tcBorders>
          </w:tcPr>
          <w:p w14:paraId="5631756B" w14:textId="77777777" w:rsidR="00CF2477" w:rsidRPr="003D73E2" w:rsidRDefault="00CF2477" w:rsidP="00007724">
            <w:pPr>
              <w:spacing w:after="120"/>
              <w:jc w:val="center"/>
              <w:rPr>
                <w:rFonts w:ascii="Arial" w:hAnsi="Arial" w:cs="Arial"/>
                <w:lang w:val="nb-NO"/>
              </w:rPr>
            </w:pPr>
          </w:p>
          <w:p w14:paraId="42727ACA" w14:textId="77777777" w:rsidR="00CF2477" w:rsidRPr="003D73E2" w:rsidRDefault="00CF2477" w:rsidP="00007724">
            <w:pPr>
              <w:spacing w:after="120"/>
              <w:jc w:val="center"/>
              <w:rPr>
                <w:rFonts w:ascii="Arial" w:hAnsi="Arial" w:cs="Arial"/>
                <w:lang w:val="nb-NO"/>
              </w:rPr>
            </w:pPr>
          </w:p>
          <w:p w14:paraId="3CDD66F5" w14:textId="77777777" w:rsidR="00CF2477" w:rsidRPr="003D73E2" w:rsidRDefault="00C62EE8" w:rsidP="00007724">
            <w:pPr>
              <w:spacing w:after="120"/>
              <w:jc w:val="center"/>
              <w:rPr>
                <w:rFonts w:ascii="Arial" w:hAnsi="Arial" w:cs="Arial"/>
              </w:rPr>
            </w:pPr>
            <w:r w:rsidRPr="003D73E2">
              <w:rPr>
                <w:rFonts w:ascii="Arial" w:hAnsi="Arial" w:cs="Arial"/>
                <w:lang w:val="nb-NO"/>
              </w:rPr>
              <w:t xml:space="preserve"> </w:t>
            </w:r>
            <w:r w:rsidR="00CF2477" w:rsidRPr="003D73E2">
              <w:rPr>
                <w:rFonts w:ascii="Arial" w:hAnsi="Arial" w:cs="Arial"/>
              </w:rPr>
              <w:sym w:font="Symbol" w:char="F0B1"/>
            </w:r>
            <w:r w:rsidR="00CF2477" w:rsidRPr="003D73E2">
              <w:rPr>
                <w:rFonts w:ascii="Arial" w:hAnsi="Arial" w:cs="Arial"/>
              </w:rPr>
              <w:t xml:space="preserve"> 10</w:t>
            </w:r>
          </w:p>
          <w:p w14:paraId="14C39B1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15</w:t>
            </w:r>
          </w:p>
          <w:p w14:paraId="2F21DC9C"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69F391B9"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79386BAD"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dầm</w:t>
            </w:r>
            <w:proofErr w:type="spellEnd"/>
            <w:r w:rsidR="00C62EE8" w:rsidRPr="003D73E2">
              <w:rPr>
                <w:rFonts w:ascii="Arial" w:hAnsi="Arial" w:cs="Arial"/>
              </w:rPr>
              <w:t xml:space="preserve"> </w:t>
            </w:r>
            <w:r w:rsidRPr="003D73E2">
              <w:rPr>
                <w:rFonts w:ascii="Arial" w:hAnsi="Arial" w:cs="Arial"/>
              </w:rPr>
              <w:t>(g, g</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0487D49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49BAEDD"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402A637D"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353780DC"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2D575895"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0AEE0BBF" w14:textId="77777777" w:rsidR="00CF2477" w:rsidRPr="003D73E2" w:rsidRDefault="00CF2477" w:rsidP="00007724">
            <w:pPr>
              <w:spacing w:after="120"/>
              <w:jc w:val="center"/>
              <w:rPr>
                <w:rFonts w:ascii="Arial" w:hAnsi="Arial" w:cs="Arial"/>
              </w:rPr>
            </w:pPr>
          </w:p>
          <w:p w14:paraId="69455A07" w14:textId="77777777" w:rsidR="00CF2477" w:rsidRPr="003D73E2" w:rsidRDefault="00CF2477" w:rsidP="00007724">
            <w:pPr>
              <w:spacing w:after="120"/>
              <w:jc w:val="center"/>
              <w:rPr>
                <w:rFonts w:ascii="Arial" w:hAnsi="Arial" w:cs="Arial"/>
              </w:rPr>
            </w:pPr>
            <w:r w:rsidRPr="003D73E2">
              <w:rPr>
                <w:rFonts w:ascii="Arial" w:hAnsi="Arial" w:cs="Arial"/>
              </w:rPr>
              <w:t>15</w:t>
            </w:r>
          </w:p>
        </w:tc>
      </w:tr>
      <w:tr w:rsidR="00CF2477" w:rsidRPr="003D73E2" w14:paraId="2A77C259"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0390127B"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4921A305"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2A0FB828"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4F678767" w14:textId="77777777" w:rsidR="00CF2477" w:rsidRPr="003D73E2" w:rsidRDefault="00CF2477" w:rsidP="00007724">
            <w:pPr>
              <w:spacing w:after="120"/>
              <w:rPr>
                <w:rFonts w:ascii="Arial" w:hAnsi="Arial" w:cs="Arial"/>
              </w:rPr>
            </w:pPr>
            <w:r w:rsidRPr="003D73E2">
              <w:rPr>
                <w:rFonts w:ascii="Arial" w:hAnsi="Arial" w:cs="Arial"/>
                <w:lang w:val="pt-PT"/>
              </w:rPr>
              <w:t>Vị trí neo các sợi cáp xiên</w:t>
            </w:r>
            <w:r w:rsidR="00C62EE8" w:rsidRPr="003D73E2">
              <w:rPr>
                <w:rFonts w:ascii="Arial" w:hAnsi="Arial" w:cs="Arial"/>
                <w:lang w:val="pt-PT"/>
              </w:rPr>
              <w:t xml:space="preserve"> </w:t>
            </w:r>
            <w:r w:rsidRPr="003D73E2">
              <w:rPr>
                <w:rFonts w:ascii="Arial" w:hAnsi="Arial" w:cs="Arial"/>
                <w:lang w:val="pt-PT"/>
              </w:rPr>
              <w:t>(i)</w:t>
            </w:r>
          </w:p>
        </w:tc>
        <w:tc>
          <w:tcPr>
            <w:tcW w:w="1980" w:type="dxa"/>
            <w:tcBorders>
              <w:top w:val="single" w:sz="4" w:space="0" w:color="auto"/>
              <w:left w:val="single" w:sz="4" w:space="0" w:color="auto"/>
              <w:bottom w:val="single" w:sz="4" w:space="0" w:color="auto"/>
              <w:right w:val="single" w:sz="4" w:space="0" w:color="auto"/>
            </w:tcBorders>
          </w:tcPr>
          <w:p w14:paraId="51C267A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DDB8B27"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38189060" w14:textId="77777777" w:rsidR="00CF2477" w:rsidRPr="003D73E2" w:rsidRDefault="00CF2477" w:rsidP="00007724">
            <w:pPr>
              <w:pStyle w:val="Heading8"/>
              <w:keepNext w:val="0"/>
              <w:spacing w:after="120"/>
              <w:rPr>
                <w:rFonts w:ascii="Arial" w:hAnsi="Arial" w:cs="Arial"/>
                <w:sz w:val="20"/>
                <w:szCs w:val="20"/>
                <w:lang w:val="pt-PT"/>
              </w:rPr>
            </w:pPr>
            <w:r w:rsidRPr="003D73E2">
              <w:rPr>
                <w:rFonts w:ascii="Arial" w:hAnsi="Arial" w:cs="Arial"/>
                <w:sz w:val="20"/>
                <w:szCs w:val="20"/>
                <w:lang w:val="pt-PT"/>
              </w:rPr>
              <w:t>Vị trí của các tấm thép</w:t>
            </w:r>
            <w:r w:rsidR="00C62EE8" w:rsidRPr="003D73E2">
              <w:rPr>
                <w:rFonts w:ascii="Arial" w:hAnsi="Arial" w:cs="Arial"/>
                <w:sz w:val="20"/>
                <w:szCs w:val="20"/>
                <w:lang w:val="pt-PT"/>
              </w:rPr>
              <w:t xml:space="preserve"> </w:t>
            </w:r>
            <w:r w:rsidRPr="003D73E2">
              <w:rPr>
                <w:rFonts w:ascii="Arial" w:hAnsi="Arial" w:cs="Arial"/>
                <w:sz w:val="20"/>
                <w:szCs w:val="20"/>
                <w:lang w:val="pt-PT"/>
              </w:rPr>
              <w:t>(m)</w:t>
            </w:r>
          </w:p>
        </w:tc>
        <w:tc>
          <w:tcPr>
            <w:tcW w:w="1980" w:type="dxa"/>
            <w:tcBorders>
              <w:top w:val="single" w:sz="4" w:space="0" w:color="auto"/>
              <w:left w:val="single" w:sz="4" w:space="0" w:color="auto"/>
              <w:bottom w:val="single" w:sz="4" w:space="0" w:color="auto"/>
              <w:right w:val="single" w:sz="4" w:space="0" w:color="auto"/>
            </w:tcBorders>
          </w:tcPr>
          <w:p w14:paraId="2167956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ABD67E8"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0A761EE1"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708B4AB1"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AD3C7A0"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vAlign w:val="center"/>
          </w:tcPr>
          <w:p w14:paraId="3F47EFA5" w14:textId="77777777" w:rsidR="00CF2477" w:rsidRPr="003D73E2" w:rsidRDefault="00CF2477" w:rsidP="00007724">
            <w:pPr>
              <w:spacing w:after="120"/>
              <w:rPr>
                <w:rFonts w:ascii="Arial" w:hAnsi="Arial" w:cs="Arial"/>
                <w:lang w:val="it-IT"/>
              </w:rPr>
            </w:pPr>
            <w:r w:rsidRPr="003D73E2">
              <w:rPr>
                <w:rFonts w:ascii="Arial" w:hAnsi="Arial" w:cs="Arial"/>
                <w:lang w:val="it-IT"/>
              </w:rPr>
              <w:t>Vị trí của thép chờ</w:t>
            </w:r>
            <w:r w:rsidR="00C62EE8" w:rsidRPr="003D73E2">
              <w:rPr>
                <w:rFonts w:ascii="Arial" w:hAnsi="Arial" w:cs="Arial"/>
                <w:lang w:val="it-IT"/>
              </w:rPr>
              <w:t xml:space="preserve"> </w:t>
            </w:r>
            <w:r w:rsidRPr="003D73E2">
              <w:rPr>
                <w:rFonts w:ascii="Arial" w:hAnsi="Arial" w:cs="Arial"/>
                <w:lang w:val="it-IT"/>
              </w:rPr>
              <w:t>(q)</w:t>
            </w:r>
          </w:p>
          <w:p w14:paraId="45C167E8"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1</w:t>
            </w:r>
            <w:r w:rsidR="00CF2477" w:rsidRPr="003D73E2">
              <w:rPr>
                <w:rFonts w:ascii="Arial" w:hAnsi="Arial" w:cs="Arial"/>
                <w:lang w:val="it-IT"/>
              </w:rPr>
              <w:t>: Khoảng cách theo chiều dọc</w:t>
            </w:r>
          </w:p>
          <w:p w14:paraId="27BBF664"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q</w:t>
            </w:r>
            <w:r w:rsidR="00CF2477" w:rsidRPr="003D73E2">
              <w:rPr>
                <w:rFonts w:ascii="Arial" w:hAnsi="Arial" w:cs="Arial"/>
                <w:vertAlign w:val="subscript"/>
                <w:lang w:val="it-IT"/>
              </w:rPr>
              <w:t>2</w:t>
            </w:r>
            <w:r w:rsidR="00CF2477" w:rsidRPr="003D73E2">
              <w:rPr>
                <w:rFonts w:ascii="Arial" w:hAnsi="Arial" w:cs="Arial"/>
                <w:lang w:val="it-IT"/>
              </w:rPr>
              <w:t>: Khoảng cách theo chiều thẳng đứng trên mặt dầm</w:t>
            </w:r>
          </w:p>
        </w:tc>
        <w:tc>
          <w:tcPr>
            <w:tcW w:w="1980" w:type="dxa"/>
            <w:tcBorders>
              <w:top w:val="single" w:sz="4" w:space="0" w:color="auto"/>
              <w:left w:val="single" w:sz="4" w:space="0" w:color="auto"/>
              <w:bottom w:val="single" w:sz="4" w:space="0" w:color="auto"/>
              <w:right w:val="single" w:sz="4" w:space="0" w:color="auto"/>
            </w:tcBorders>
            <w:vAlign w:val="center"/>
          </w:tcPr>
          <w:p w14:paraId="70E81C43" w14:textId="77777777" w:rsidR="00CF2477" w:rsidRPr="003D73E2" w:rsidRDefault="00CF2477" w:rsidP="00007724">
            <w:pPr>
              <w:spacing w:after="120"/>
              <w:jc w:val="center"/>
              <w:rPr>
                <w:rFonts w:ascii="Arial" w:hAnsi="Arial" w:cs="Arial"/>
                <w:lang w:val="it-IT"/>
              </w:rPr>
            </w:pPr>
          </w:p>
          <w:p w14:paraId="1391308D"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20</w:t>
            </w:r>
          </w:p>
          <w:p w14:paraId="44004E9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62FF768A"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tcPr>
          <w:p w14:paraId="099E3DFD"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lastRenderedPageBreak/>
              <w:t>Vị trí của móc cẩu:</w:t>
            </w:r>
            <w:r w:rsidR="00C62EE8" w:rsidRPr="003D73E2">
              <w:rPr>
                <w:rFonts w:ascii="Arial" w:hAnsi="Arial" w:cs="Arial"/>
                <w:lang w:val="it-IT"/>
              </w:rPr>
              <w:t xml:space="preserve"> </w:t>
            </w:r>
            <w:r w:rsidRPr="003D73E2">
              <w:rPr>
                <w:rFonts w:ascii="Arial" w:hAnsi="Arial" w:cs="Arial"/>
                <w:lang w:val="it-IT"/>
              </w:rPr>
              <w:t>(r)</w:t>
            </w:r>
          </w:p>
        </w:tc>
        <w:tc>
          <w:tcPr>
            <w:tcW w:w="1980" w:type="dxa"/>
            <w:tcBorders>
              <w:top w:val="single" w:sz="4" w:space="0" w:color="auto"/>
              <w:left w:val="single" w:sz="4" w:space="0" w:color="auto"/>
              <w:bottom w:val="single" w:sz="4" w:space="0" w:color="auto"/>
              <w:right w:val="single" w:sz="4" w:space="0" w:color="auto"/>
            </w:tcBorders>
          </w:tcPr>
          <w:p w14:paraId="16BCC5D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50</w:t>
            </w:r>
          </w:p>
        </w:tc>
      </w:tr>
      <w:tr w:rsidR="00CF2477" w:rsidRPr="003D73E2" w14:paraId="0B515E30" w14:textId="77777777">
        <w:tblPrEx>
          <w:tblCellMar>
            <w:top w:w="0" w:type="dxa"/>
            <w:bottom w:w="0" w:type="dxa"/>
          </w:tblCellMar>
        </w:tblPrEx>
        <w:trPr>
          <w:trHeight w:val="113"/>
          <w:jc w:val="center"/>
        </w:trPr>
        <w:tc>
          <w:tcPr>
            <w:tcW w:w="7200" w:type="dxa"/>
            <w:tcBorders>
              <w:top w:val="single" w:sz="4" w:space="0" w:color="auto"/>
              <w:left w:val="single" w:sz="4" w:space="0" w:color="auto"/>
              <w:bottom w:val="single" w:sz="4" w:space="0" w:color="auto"/>
              <w:right w:val="single" w:sz="4" w:space="0" w:color="auto"/>
            </w:tcBorders>
          </w:tcPr>
          <w:p w14:paraId="7D73825E"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w:t>
            </w:r>
            <w:r w:rsidR="00C62EE8" w:rsidRPr="003D73E2">
              <w:rPr>
                <w:rFonts w:ascii="Arial" w:hAnsi="Arial" w:cs="Arial"/>
                <w:lang w:val="it-IT"/>
              </w:rPr>
              <w:t xml:space="preserve"> </w:t>
            </w:r>
            <w:r w:rsidRPr="003D73E2">
              <w:rPr>
                <w:rFonts w:ascii="Arial" w:hAnsi="Arial" w:cs="Arial"/>
                <w:lang w:val="it-IT"/>
              </w:rPr>
              <w:t>(w)</w:t>
            </w:r>
          </w:p>
          <w:p w14:paraId="535D421D"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 Không áp dụng cho bề mặt trên của dầm để gồ ghề để nhận lớp bê tông đổ bù hoặc các bề mặt không được nhìn thấy)</w:t>
            </w:r>
          </w:p>
        </w:tc>
        <w:tc>
          <w:tcPr>
            <w:tcW w:w="1980" w:type="dxa"/>
            <w:tcBorders>
              <w:top w:val="single" w:sz="4" w:space="0" w:color="auto"/>
              <w:left w:val="single" w:sz="4" w:space="0" w:color="auto"/>
              <w:bottom w:val="single" w:sz="4" w:space="0" w:color="auto"/>
              <w:right w:val="single" w:sz="4" w:space="0" w:color="auto"/>
            </w:tcBorders>
          </w:tcPr>
          <w:p w14:paraId="3BBE370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4B9700B9" w14:textId="77777777" w:rsidR="008070C7" w:rsidRPr="003D73E2" w:rsidRDefault="008070C7" w:rsidP="00007724">
      <w:pPr>
        <w:spacing w:after="120"/>
        <w:jc w:val="both"/>
        <w:rPr>
          <w:rFonts w:ascii="Arial" w:hAnsi="Arial" w:cs="Arial"/>
          <w:b/>
          <w:bCs/>
        </w:rPr>
      </w:pPr>
      <w:r w:rsidRPr="003D73E2">
        <w:rPr>
          <w:rFonts w:ascii="Arial" w:hAnsi="Arial" w:cs="Arial"/>
          <w:b/>
          <w:bCs/>
        </w:rPr>
        <w:t xml:space="preserve">4.7.7.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Cột</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06FAA6AC" w14:textId="77777777">
        <w:tblPrEx>
          <w:tblCellMar>
            <w:top w:w="0" w:type="dxa"/>
            <w:bottom w:w="0" w:type="dxa"/>
          </w:tblCellMar>
        </w:tblPrEx>
        <w:trPr>
          <w:trHeight w:val="227"/>
          <w:jc w:val="center"/>
        </w:trPr>
        <w:tc>
          <w:tcPr>
            <w:tcW w:w="7200" w:type="dxa"/>
            <w:tcBorders>
              <w:top w:val="single" w:sz="4" w:space="0" w:color="auto"/>
              <w:left w:val="single" w:sz="4" w:space="0" w:color="auto"/>
              <w:bottom w:val="single" w:sz="4" w:space="0" w:color="auto"/>
              <w:right w:val="single" w:sz="4" w:space="0" w:color="auto"/>
            </w:tcBorders>
            <w:vAlign w:val="center"/>
          </w:tcPr>
          <w:p w14:paraId="7B039644" w14:textId="77777777" w:rsidR="00CF2477" w:rsidRPr="003D73E2" w:rsidRDefault="00CF2477" w:rsidP="00007724">
            <w:pPr>
              <w:spacing w:after="120"/>
              <w:jc w:val="center"/>
              <w:rPr>
                <w:rFonts w:ascii="Arial" w:hAnsi="Arial" w:cs="Arial"/>
              </w:rPr>
            </w:pP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ĐO</w:t>
            </w:r>
            <w:proofErr w:type="spellEnd"/>
          </w:p>
        </w:tc>
        <w:tc>
          <w:tcPr>
            <w:tcW w:w="1980" w:type="dxa"/>
            <w:tcBorders>
              <w:top w:val="single" w:sz="4" w:space="0" w:color="auto"/>
              <w:left w:val="single" w:sz="4" w:space="0" w:color="auto"/>
              <w:bottom w:val="single" w:sz="4" w:space="0" w:color="auto"/>
              <w:right w:val="single" w:sz="4" w:space="0" w:color="auto"/>
            </w:tcBorders>
            <w:vAlign w:val="center"/>
          </w:tcPr>
          <w:p w14:paraId="53A89F78"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0A49744C"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58D8D36C"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1133C641"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10</w:t>
            </w:r>
          </w:p>
        </w:tc>
      </w:tr>
      <w:tr w:rsidR="00CF2477" w:rsidRPr="003D73E2" w14:paraId="7537B86E"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3EFF426E" w14:textId="77777777" w:rsidR="00CF2477" w:rsidRPr="003D73E2" w:rsidRDefault="00CF2477" w:rsidP="00007724">
            <w:pPr>
              <w:spacing w:after="120"/>
              <w:rPr>
                <w:rFonts w:ascii="Arial" w:hAnsi="Arial" w:cs="Arial"/>
                <w:lang w:val="de-DE"/>
              </w:rPr>
            </w:pPr>
            <w:r w:rsidRPr="003D73E2">
              <w:rPr>
                <w:rFonts w:ascii="Arial" w:hAnsi="Arial" w:cs="Arial"/>
                <w:lang w:val="de-DE"/>
              </w:rPr>
              <w:t>Các kích thước mặt cắt ngang</w:t>
            </w:r>
            <w:r w:rsidR="00C62EE8" w:rsidRPr="003D73E2">
              <w:rPr>
                <w:rFonts w:ascii="Arial" w:hAnsi="Arial" w:cs="Arial"/>
                <w:lang w:val="de-DE"/>
              </w:rPr>
              <w:t xml:space="preserve"> </w:t>
            </w:r>
            <w:r w:rsidRPr="003D73E2">
              <w:rPr>
                <w:rFonts w:ascii="Arial" w:hAnsi="Arial" w:cs="Arial"/>
                <w:lang w:val="de-DE"/>
              </w:rPr>
              <w:t>(b, b</w:t>
            </w:r>
            <w:r w:rsidRPr="003D73E2">
              <w:rPr>
                <w:rFonts w:ascii="Arial" w:hAnsi="Arial" w:cs="Arial"/>
                <w:vertAlign w:val="subscript"/>
                <w:lang w:val="de-DE"/>
              </w:rPr>
              <w:t>1</w:t>
            </w:r>
            <w:r w:rsidRPr="003D73E2">
              <w:rPr>
                <w:rFonts w:ascii="Arial" w:hAnsi="Arial" w:cs="Arial"/>
                <w:lang w:val="de-DE"/>
              </w:rPr>
              <w:t>)</w:t>
            </w:r>
          </w:p>
        </w:tc>
        <w:tc>
          <w:tcPr>
            <w:tcW w:w="1980" w:type="dxa"/>
            <w:tcBorders>
              <w:top w:val="single" w:sz="4" w:space="0" w:color="auto"/>
              <w:left w:val="single" w:sz="4" w:space="0" w:color="auto"/>
              <w:bottom w:val="single" w:sz="4" w:space="0" w:color="auto"/>
              <w:right w:val="single" w:sz="4" w:space="0" w:color="auto"/>
            </w:tcBorders>
          </w:tcPr>
          <w:p w14:paraId="61A43FF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5292D06"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75AB46E6"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cột</w:t>
            </w:r>
            <w:proofErr w:type="spellEnd"/>
            <w:r w:rsidR="00C62EE8" w:rsidRPr="003D73E2">
              <w:rPr>
                <w:rFonts w:ascii="Arial" w:hAnsi="Arial" w:cs="Arial"/>
              </w:rPr>
              <w:t xml:space="preserve"> </w:t>
            </w:r>
            <w:r w:rsidRPr="003D73E2">
              <w:rPr>
                <w:rFonts w:ascii="Arial" w:hAnsi="Arial" w:cs="Arial"/>
              </w:rPr>
              <w:t>(g, g</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6CBD7F8"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F2D7462"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67B0F02E"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tcPr>
          <w:p w14:paraId="09FB0CF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12</w:t>
            </w:r>
          </w:p>
        </w:tc>
      </w:tr>
      <w:tr w:rsidR="00CF2477" w:rsidRPr="003D73E2" w14:paraId="0F643A7F"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0DD6E232"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07B03EC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08205820"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1324DF73" w14:textId="77777777" w:rsidR="00CF2477" w:rsidRPr="003D73E2" w:rsidRDefault="00CF2477" w:rsidP="00007724">
            <w:pPr>
              <w:spacing w:after="120"/>
              <w:rPr>
                <w:rFonts w:ascii="Arial" w:hAnsi="Arial" w:cs="Arial"/>
              </w:rPr>
            </w:pPr>
            <w:r w:rsidRPr="003D73E2">
              <w:rPr>
                <w:rFonts w:ascii="Arial" w:hAnsi="Arial" w:cs="Arial"/>
                <w:lang w:val="pt-PT"/>
              </w:rPr>
              <w:t>Vị trí của các tấm thép</w:t>
            </w:r>
            <w:r w:rsidR="00C62EE8" w:rsidRPr="003D73E2">
              <w:rPr>
                <w:rFonts w:ascii="Arial" w:hAnsi="Arial" w:cs="Arial"/>
                <w:lang w:val="pt-PT"/>
              </w:rPr>
              <w:t xml:space="preserve"> </w:t>
            </w:r>
            <w:r w:rsidRPr="003D73E2">
              <w:rPr>
                <w:rFonts w:ascii="Arial" w:hAnsi="Arial" w:cs="Arial"/>
                <w:lang w:val="pt-PT"/>
              </w:rPr>
              <w:t>(m, m</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tcPr>
          <w:p w14:paraId="089CF2E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A35CF17"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5BE177EC"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73C290B1"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2FFCB59A"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tcPr>
          <w:p w14:paraId="4D565157"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037B41FD"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2A9F300C"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38030B7C" w14:textId="77777777" w:rsidR="00CF2477" w:rsidRPr="003D73E2" w:rsidRDefault="00CF2477" w:rsidP="00007724">
            <w:pPr>
              <w:spacing w:after="120"/>
              <w:jc w:val="center"/>
              <w:rPr>
                <w:rFonts w:ascii="Arial" w:hAnsi="Arial" w:cs="Arial"/>
                <w:lang w:val="it-IT"/>
              </w:rPr>
            </w:pPr>
          </w:p>
          <w:p w14:paraId="67DC66B1"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0D5C7B8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2114D24" w14:textId="77777777">
        <w:tblPrEx>
          <w:tblCellMar>
            <w:top w:w="0" w:type="dxa"/>
            <w:bottom w:w="0" w:type="dxa"/>
          </w:tblCellMar>
        </w:tblPrEx>
        <w:trPr>
          <w:trHeight w:val="142"/>
          <w:jc w:val="center"/>
        </w:trPr>
        <w:tc>
          <w:tcPr>
            <w:tcW w:w="7200" w:type="dxa"/>
            <w:tcBorders>
              <w:top w:val="single" w:sz="4" w:space="0" w:color="auto"/>
              <w:left w:val="single" w:sz="4" w:space="0" w:color="auto"/>
              <w:bottom w:val="single" w:sz="4" w:space="0" w:color="auto"/>
              <w:right w:val="single" w:sz="4" w:space="0" w:color="auto"/>
            </w:tcBorders>
            <w:vAlign w:val="center"/>
          </w:tcPr>
          <w:p w14:paraId="0CCFA592" w14:textId="77777777" w:rsidR="00CF2477" w:rsidRPr="003D73E2" w:rsidRDefault="00CF2477" w:rsidP="00007724">
            <w:pPr>
              <w:spacing w:after="120"/>
              <w:rPr>
                <w:rFonts w:ascii="Arial" w:hAnsi="Arial" w:cs="Arial"/>
              </w:rPr>
            </w:pP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vai</w:t>
            </w:r>
            <w:proofErr w:type="spellEnd"/>
            <w:r w:rsidR="00C62EE8" w:rsidRPr="003D73E2">
              <w:rPr>
                <w:rFonts w:ascii="Arial" w:hAnsi="Arial" w:cs="Arial"/>
              </w:rPr>
              <w:t xml:space="preserve"> </w:t>
            </w:r>
            <w:r w:rsidRPr="003D73E2">
              <w:rPr>
                <w:rFonts w:ascii="Arial" w:hAnsi="Arial" w:cs="Arial"/>
              </w:rPr>
              <w:t>(v</w:t>
            </w:r>
            <w:r w:rsidRPr="003D73E2">
              <w:rPr>
                <w:rFonts w:ascii="Arial" w:hAnsi="Arial" w:cs="Arial"/>
                <w:vertAlign w:val="subscript"/>
              </w:rPr>
              <w:t>1</w:t>
            </w:r>
            <w:r w:rsidRPr="003D73E2">
              <w:rPr>
                <w:rFonts w:ascii="Arial" w:hAnsi="Arial" w:cs="Arial"/>
              </w:rPr>
              <w:t>, v</w:t>
            </w:r>
            <w:r w:rsidRPr="003D73E2">
              <w:rPr>
                <w:rFonts w:ascii="Arial" w:hAnsi="Arial" w:cs="Arial"/>
                <w:vertAlign w:val="subscript"/>
              </w:rPr>
              <w:t>2</w:t>
            </w:r>
            <w:r w:rsidRPr="003D73E2">
              <w:rPr>
                <w:rFonts w:ascii="Arial" w:hAnsi="Arial" w:cs="Arial"/>
              </w:rPr>
              <w:t>, v</w:t>
            </w:r>
            <w:r w:rsidRPr="003D73E2">
              <w:rPr>
                <w:rFonts w:ascii="Arial" w:hAnsi="Arial" w:cs="Arial"/>
                <w:vertAlign w:val="subscript"/>
              </w:rPr>
              <w:t>3</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150F969A"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A783B98"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CC92496" w14:textId="77777777" w:rsidR="00CF2477" w:rsidRPr="003D73E2" w:rsidRDefault="00CF2477" w:rsidP="00007724">
            <w:pPr>
              <w:spacing w:after="120"/>
              <w:rPr>
                <w:rFonts w:ascii="Arial" w:hAnsi="Arial" w:cs="Arial"/>
              </w:rPr>
            </w:pPr>
            <w:r w:rsidRPr="003D73E2">
              <w:rPr>
                <w:rFonts w:ascii="Arial" w:hAnsi="Arial" w:cs="Arial"/>
                <w:lang w:val="pt-PT"/>
              </w:rPr>
              <w:t>Độ vuông góc của vai</w:t>
            </w:r>
            <w:r w:rsidR="00C62EE8" w:rsidRPr="003D73E2">
              <w:rPr>
                <w:rFonts w:ascii="Arial" w:hAnsi="Arial" w:cs="Arial"/>
                <w:lang w:val="pt-PT"/>
              </w:rPr>
              <w:t xml:space="preserve"> </w:t>
            </w:r>
            <w:r w:rsidRPr="003D73E2">
              <w:rPr>
                <w:rFonts w:ascii="Arial" w:hAnsi="Arial" w:cs="Arial"/>
                <w:lang w:val="pt-PT"/>
              </w:rPr>
              <w:t>(v</w:t>
            </w:r>
            <w:r w:rsidRPr="003D73E2">
              <w:rPr>
                <w:rFonts w:ascii="Arial" w:hAnsi="Arial" w:cs="Arial"/>
                <w:vertAlign w:val="subscript"/>
                <w:lang w:val="pt-PT"/>
              </w:rPr>
              <w:t>4</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tcPr>
          <w:p w14:paraId="0B8D656A"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5F15D1D8"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19316E1"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 của các bề mặt bất kỳ</w:t>
            </w:r>
            <w:r w:rsidR="00C62EE8" w:rsidRPr="003D73E2">
              <w:rPr>
                <w:rFonts w:ascii="Arial" w:hAnsi="Arial" w:cs="Arial"/>
                <w:lang w:val="it-IT"/>
              </w:rPr>
              <w:t xml:space="preserve"> </w:t>
            </w:r>
            <w:r w:rsidRPr="003D73E2">
              <w:rPr>
                <w:rFonts w:ascii="Arial" w:hAnsi="Arial" w:cs="Arial"/>
                <w:lang w:val="it-IT"/>
              </w:rPr>
              <w:t>(w)</w:t>
            </w:r>
          </w:p>
          <w:p w14:paraId="02E1755B" w14:textId="77777777" w:rsidR="00CF2477" w:rsidRPr="003D73E2" w:rsidRDefault="00CF2477" w:rsidP="00007724">
            <w:pPr>
              <w:spacing w:after="120"/>
              <w:rPr>
                <w:rFonts w:ascii="Arial" w:hAnsi="Arial" w:cs="Arial"/>
                <w:lang w:val="it-IT"/>
              </w:rPr>
            </w:pPr>
            <w:r w:rsidRPr="003D73E2">
              <w:rPr>
                <w:rFonts w:ascii="Arial" w:hAnsi="Arial" w:cs="Arial"/>
                <w:lang w:val="it-IT"/>
              </w:rPr>
              <w:t>( Không áp dụng cho bề mặt không nhìn thấy)</w:t>
            </w:r>
          </w:p>
        </w:tc>
        <w:tc>
          <w:tcPr>
            <w:tcW w:w="1980" w:type="dxa"/>
            <w:tcBorders>
              <w:top w:val="single" w:sz="4" w:space="0" w:color="auto"/>
              <w:left w:val="single" w:sz="4" w:space="0" w:color="auto"/>
              <w:bottom w:val="single" w:sz="4" w:space="0" w:color="auto"/>
              <w:right w:val="single" w:sz="4" w:space="0" w:color="auto"/>
            </w:tcBorders>
          </w:tcPr>
          <w:p w14:paraId="1E5FDFB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632027AB" w14:textId="77777777" w:rsidR="008070C7" w:rsidRPr="003D73E2" w:rsidRDefault="008070C7" w:rsidP="00007724">
      <w:pPr>
        <w:spacing w:after="120"/>
        <w:jc w:val="both"/>
        <w:rPr>
          <w:rFonts w:ascii="Arial" w:hAnsi="Arial" w:cs="Arial"/>
          <w:b/>
          <w:bCs/>
        </w:rPr>
      </w:pPr>
      <w:r w:rsidRPr="003D73E2">
        <w:rPr>
          <w:rFonts w:ascii="Arial" w:hAnsi="Arial" w:cs="Arial"/>
          <w:b/>
          <w:bCs/>
        </w:rPr>
        <w:t xml:space="preserve">4.7.8.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Bản</w:t>
      </w:r>
      <w:proofErr w:type="spellEnd"/>
      <w:r w:rsidRPr="003D73E2">
        <w:rPr>
          <w:rFonts w:ascii="Arial" w:hAnsi="Arial" w:cs="Arial"/>
          <w:b/>
          <w:bCs/>
        </w:rPr>
        <w:t xml:space="preserve"> thang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3617C17A"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39EA555"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5839A264"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1792A348"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866356B"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 theo phương ngang</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141C2A62"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10</w:t>
            </w:r>
          </w:p>
        </w:tc>
      </w:tr>
      <w:tr w:rsidR="00CF2477" w:rsidRPr="003D73E2" w14:paraId="0D569034"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F8EC50A"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532A003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C03B3B2"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CE6CF0A" w14:textId="77777777" w:rsidR="00CF2477" w:rsidRPr="003D73E2" w:rsidRDefault="00CF2477" w:rsidP="00007724">
            <w:pPr>
              <w:spacing w:after="120"/>
              <w:rPr>
                <w:rFonts w:ascii="Arial" w:hAnsi="Arial" w:cs="Arial"/>
              </w:rPr>
            </w:pPr>
            <w:r w:rsidRPr="003D73E2">
              <w:rPr>
                <w:rFonts w:ascii="Arial" w:hAnsi="Arial" w:cs="Arial"/>
                <w:lang w:val="it-IT"/>
              </w:rPr>
              <w:t>Chiều cao</w:t>
            </w:r>
            <w:r w:rsidR="00C62EE8" w:rsidRPr="003D73E2">
              <w:rPr>
                <w:rFonts w:ascii="Arial" w:hAnsi="Arial" w:cs="Arial"/>
                <w:lang w:val="it-IT"/>
              </w:rPr>
              <w:t xml:space="preserve"> </w:t>
            </w:r>
            <w:r w:rsidRPr="003D73E2">
              <w:rPr>
                <w:rFonts w:ascii="Arial" w:hAnsi="Arial" w:cs="Arial"/>
                <w:lang w:val="it-IT"/>
              </w:rPr>
              <w:t>(c)</w:t>
            </w:r>
          </w:p>
        </w:tc>
        <w:tc>
          <w:tcPr>
            <w:tcW w:w="1980" w:type="dxa"/>
            <w:tcBorders>
              <w:top w:val="single" w:sz="4" w:space="0" w:color="auto"/>
              <w:left w:val="single" w:sz="4" w:space="0" w:color="auto"/>
              <w:bottom w:val="single" w:sz="4" w:space="0" w:color="auto"/>
              <w:right w:val="single" w:sz="4" w:space="0" w:color="auto"/>
            </w:tcBorders>
          </w:tcPr>
          <w:p w14:paraId="4DA19CA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C12643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5118543"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dày</w:t>
            </w:r>
            <w:proofErr w:type="spellEnd"/>
            <w:r w:rsidR="00C62EE8" w:rsidRPr="003D73E2">
              <w:rPr>
                <w:rFonts w:ascii="Arial" w:hAnsi="Arial" w:cs="Arial"/>
              </w:rPr>
              <w:t xml:space="preserve"> </w:t>
            </w:r>
            <w:r w:rsidRPr="003D73E2">
              <w:rPr>
                <w:rFonts w:ascii="Arial" w:hAnsi="Arial" w:cs="Arial"/>
              </w:rPr>
              <w:t>(d, d</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C322DC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543F1BA"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89A50D1"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bậc</w:t>
            </w:r>
            <w:proofErr w:type="spellEnd"/>
            <w:r w:rsidRPr="003D73E2">
              <w:rPr>
                <w:rFonts w:ascii="Arial" w:hAnsi="Arial" w:cs="Arial"/>
              </w:rPr>
              <w:t xml:space="preserve"> thang</w:t>
            </w:r>
            <w:r w:rsidR="00C62EE8" w:rsidRPr="003D73E2">
              <w:rPr>
                <w:rFonts w:ascii="Arial" w:hAnsi="Arial" w:cs="Arial"/>
              </w:rPr>
              <w:t xml:space="preserve"> </w:t>
            </w:r>
            <w:r w:rsidRPr="003D73E2">
              <w:rPr>
                <w:rFonts w:ascii="Arial" w:hAnsi="Arial" w:cs="Arial"/>
              </w:rPr>
              <w:t>(c</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31B316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667DCC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A9D18DB"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bậc</w:t>
            </w:r>
            <w:proofErr w:type="spellEnd"/>
            <w:r w:rsidR="00C62EE8" w:rsidRPr="003D73E2">
              <w:rPr>
                <w:rFonts w:ascii="Arial" w:hAnsi="Arial" w:cs="Arial"/>
              </w:rPr>
              <w:t xml:space="preserve"> </w:t>
            </w:r>
            <w:r w:rsidRPr="003D73E2">
              <w:rPr>
                <w:rFonts w:ascii="Arial" w:hAnsi="Arial" w:cs="Arial"/>
              </w:rPr>
              <w:t>thang</w:t>
            </w:r>
            <w:r w:rsidR="00C62EE8" w:rsidRPr="003D73E2">
              <w:rPr>
                <w:rFonts w:ascii="Arial" w:hAnsi="Arial" w:cs="Arial"/>
              </w:rPr>
              <w:t xml:space="preserve"> </w:t>
            </w:r>
            <w:r w:rsidRPr="003D73E2">
              <w:rPr>
                <w:rFonts w:ascii="Arial" w:hAnsi="Arial" w:cs="Arial"/>
              </w:rPr>
              <w:t>(b</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17CF4A7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22A5919"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98E285E"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bản</w:t>
            </w:r>
            <w:proofErr w:type="spellEnd"/>
            <w:r w:rsidRPr="003D73E2">
              <w:rPr>
                <w:rFonts w:ascii="Arial" w:hAnsi="Arial" w:cs="Arial"/>
              </w:rPr>
              <w:t xml:space="preserve"> thang</w:t>
            </w:r>
            <w:r w:rsidR="00C62EE8" w:rsidRPr="003D73E2">
              <w:rPr>
                <w:rFonts w:ascii="Arial" w:hAnsi="Arial" w:cs="Arial"/>
              </w:rPr>
              <w:t xml:space="preserve"> </w:t>
            </w:r>
            <w:r w:rsidRPr="003D73E2">
              <w:rPr>
                <w:rFonts w:ascii="Arial" w:hAnsi="Arial" w:cs="Arial"/>
              </w:rPr>
              <w:t>(g)</w:t>
            </w:r>
          </w:p>
        </w:tc>
        <w:tc>
          <w:tcPr>
            <w:tcW w:w="1980" w:type="dxa"/>
            <w:tcBorders>
              <w:top w:val="single" w:sz="4" w:space="0" w:color="auto"/>
              <w:left w:val="single" w:sz="4" w:space="0" w:color="auto"/>
              <w:bottom w:val="single" w:sz="4" w:space="0" w:color="auto"/>
              <w:right w:val="single" w:sz="4" w:space="0" w:color="auto"/>
            </w:tcBorders>
          </w:tcPr>
          <w:p w14:paraId="3DAF891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33BDF6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DA8DA96" w14:textId="77777777" w:rsidR="00CF2477" w:rsidRPr="003D73E2" w:rsidRDefault="00CF2477" w:rsidP="00007724">
            <w:pPr>
              <w:spacing w:after="120"/>
              <w:rPr>
                <w:rFonts w:ascii="Arial" w:hAnsi="Arial" w:cs="Arial"/>
              </w:rPr>
            </w:pPr>
            <w:r w:rsidRPr="003D73E2">
              <w:rPr>
                <w:rFonts w:ascii="Arial" w:hAnsi="Arial" w:cs="Arial"/>
                <w:lang w:val="it-IT"/>
              </w:rPr>
              <w:t>Vị trí thép ứng lực trước</w:t>
            </w:r>
            <w:r w:rsidR="00C62EE8" w:rsidRPr="003D73E2">
              <w:rPr>
                <w:rFonts w:ascii="Arial" w:hAnsi="Arial" w:cs="Arial"/>
                <w:lang w:val="it-IT"/>
              </w:rPr>
              <w:t xml:space="preserve"> </w:t>
            </w:r>
            <w:r w:rsidRPr="003D73E2">
              <w:rPr>
                <w:rFonts w:ascii="Arial" w:hAnsi="Arial" w:cs="Arial"/>
                <w:lang w:val="it-IT"/>
              </w:rPr>
              <w:t>(h)</w:t>
            </w:r>
          </w:p>
        </w:tc>
        <w:tc>
          <w:tcPr>
            <w:tcW w:w="1980" w:type="dxa"/>
            <w:tcBorders>
              <w:top w:val="single" w:sz="4" w:space="0" w:color="auto"/>
              <w:left w:val="single" w:sz="4" w:space="0" w:color="auto"/>
              <w:bottom w:val="single" w:sz="4" w:space="0" w:color="auto"/>
              <w:right w:val="single" w:sz="4" w:space="0" w:color="auto"/>
            </w:tcBorders>
          </w:tcPr>
          <w:p w14:paraId="51D6A9C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6CD21AA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AF56CE6" w14:textId="77777777" w:rsidR="00CF2477" w:rsidRPr="003D73E2" w:rsidRDefault="00CF2477" w:rsidP="00007724">
            <w:pPr>
              <w:spacing w:after="120"/>
              <w:rPr>
                <w:rFonts w:ascii="Arial" w:hAnsi="Arial" w:cs="Arial"/>
                <w:lang w:val="it-IT"/>
              </w:rPr>
            </w:pPr>
            <w:r w:rsidRPr="003D73E2">
              <w:rPr>
                <w:rFonts w:ascii="Arial" w:hAnsi="Arial" w:cs="Arial"/>
                <w:lang w:val="it-IT"/>
              </w:rPr>
              <w:t>Vị trí thép chờ</w:t>
            </w:r>
            <w:r w:rsidR="00C62EE8" w:rsidRPr="003D73E2">
              <w:rPr>
                <w:rFonts w:ascii="Arial" w:hAnsi="Arial" w:cs="Arial"/>
                <w:lang w:val="it-IT"/>
              </w:rPr>
              <w:t xml:space="preserve"> </w:t>
            </w:r>
            <w:r w:rsidRPr="003D73E2">
              <w:rPr>
                <w:rFonts w:ascii="Arial" w:hAnsi="Arial" w:cs="Arial"/>
                <w:lang w:val="it-IT"/>
              </w:rPr>
              <w:t>(q, q</w:t>
            </w:r>
            <w:r w:rsidRPr="003D73E2">
              <w:rPr>
                <w:rFonts w:ascii="Arial" w:hAnsi="Arial" w:cs="Arial"/>
                <w:vertAlign w:val="subscript"/>
                <w:lang w:val="it-IT"/>
              </w:rPr>
              <w:t>1</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45F732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79F0FE9B"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53545C71"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666B3FAD"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3B76CDE1"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7C4F825" w14:textId="77777777" w:rsidR="00CF2477" w:rsidRPr="003D73E2" w:rsidRDefault="00CF2477" w:rsidP="00007724">
            <w:pPr>
              <w:spacing w:after="120"/>
              <w:jc w:val="center"/>
              <w:rPr>
                <w:rFonts w:ascii="Arial" w:hAnsi="Arial" w:cs="Arial"/>
                <w:lang w:val="it-IT"/>
              </w:rPr>
            </w:pPr>
          </w:p>
          <w:p w14:paraId="3A708141"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091B5DF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bl>
    <w:p w14:paraId="2D6488C1" w14:textId="77777777" w:rsidR="00E93DC6" w:rsidRPr="003D73E2" w:rsidRDefault="00CF2477" w:rsidP="00007724">
      <w:pPr>
        <w:spacing w:after="120"/>
        <w:jc w:val="both"/>
        <w:rPr>
          <w:rFonts w:ascii="Arial" w:hAnsi="Arial" w:cs="Arial"/>
          <w:b/>
          <w:bCs/>
          <w:lang w:val="de-DE"/>
        </w:rPr>
      </w:pPr>
      <w:r w:rsidRPr="003D73E2">
        <w:rPr>
          <w:rFonts w:ascii="Arial" w:hAnsi="Arial" w:cs="Arial"/>
          <w:b/>
          <w:bCs/>
          <w:lang w:val="de-DE"/>
        </w:rPr>
        <w:t>4.7.9. Đối với tấm Tường có sườn ( Hình 3.5.a)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7"/>
        <w:gridCol w:w="1980"/>
      </w:tblGrid>
      <w:tr w:rsidR="00CF2477" w:rsidRPr="003D73E2" w14:paraId="2693F65B"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04DF251D"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7F9F8A92"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04B442D4"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155EC984"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7065993A"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10</w:t>
            </w:r>
          </w:p>
        </w:tc>
      </w:tr>
      <w:tr w:rsidR="00CF2477" w:rsidRPr="003D73E2" w14:paraId="4EDB4B88"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12748321"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1AD740B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F9080E3"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4DED7513"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29B13D7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A3E5CC8"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35AD38D7" w14:textId="77777777" w:rsidR="00CF2477" w:rsidRPr="003D73E2" w:rsidRDefault="00CF2477" w:rsidP="00007724">
            <w:pPr>
              <w:spacing w:after="120"/>
              <w:rPr>
                <w:rFonts w:ascii="Arial" w:hAnsi="Arial" w:cs="Arial"/>
              </w:rPr>
            </w:pPr>
            <w:proofErr w:type="spellStart"/>
            <w:r w:rsidRPr="003D73E2">
              <w:rPr>
                <w:rFonts w:ascii="Arial" w:hAnsi="Arial" w:cs="Arial"/>
              </w:rPr>
              <w:lastRenderedPageBreak/>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sườn</w:t>
            </w:r>
            <w:proofErr w:type="spellEnd"/>
            <w:r w:rsidR="00C62EE8" w:rsidRPr="003D73E2">
              <w:rPr>
                <w:rFonts w:ascii="Arial" w:hAnsi="Arial" w:cs="Arial"/>
              </w:rPr>
              <w:t xml:space="preserve"> </w:t>
            </w:r>
            <w:r w:rsidRPr="003D73E2">
              <w:rPr>
                <w:rFonts w:ascii="Arial" w:hAnsi="Arial" w:cs="Arial"/>
              </w:rPr>
              <w:t>(b</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516A68A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F66DDFE"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457A5DBE"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dày của bản tường</w:t>
            </w:r>
            <w:r w:rsidR="00C62EE8" w:rsidRPr="003D73E2">
              <w:rPr>
                <w:rFonts w:ascii="Arial" w:hAnsi="Arial" w:cs="Arial"/>
                <w:sz w:val="20"/>
                <w:szCs w:val="20"/>
              </w:rPr>
              <w:t xml:space="preserve"> </w:t>
            </w:r>
            <w:r w:rsidRPr="003D73E2">
              <w:rPr>
                <w:rFonts w:ascii="Arial" w:hAnsi="Arial" w:cs="Arial"/>
                <w:sz w:val="20"/>
                <w:szCs w:val="20"/>
              </w:rPr>
              <w:t>(d)</w:t>
            </w:r>
          </w:p>
        </w:tc>
        <w:tc>
          <w:tcPr>
            <w:tcW w:w="1980" w:type="dxa"/>
            <w:tcBorders>
              <w:top w:val="single" w:sz="4" w:space="0" w:color="auto"/>
              <w:left w:val="single" w:sz="4" w:space="0" w:color="auto"/>
              <w:bottom w:val="single" w:sz="4" w:space="0" w:color="auto"/>
              <w:right w:val="single" w:sz="4" w:space="0" w:color="auto"/>
            </w:tcBorders>
          </w:tcPr>
          <w:p w14:paraId="026B09E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0C488DD"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085F50A4" w14:textId="77777777" w:rsidR="00CF2477" w:rsidRPr="003D73E2" w:rsidRDefault="00CF2477" w:rsidP="00007724">
            <w:pPr>
              <w:spacing w:after="120"/>
              <w:rPr>
                <w:rFonts w:ascii="Arial" w:hAnsi="Arial" w:cs="Arial"/>
              </w:rPr>
            </w:pPr>
            <w:r w:rsidRPr="003D73E2">
              <w:rPr>
                <w:rFonts w:ascii="Arial" w:hAnsi="Arial" w:cs="Arial"/>
                <w:lang w:val="it-IT"/>
              </w:rPr>
              <w:t>Khoảng cách giữa các sườn</w:t>
            </w:r>
            <w:r w:rsidR="00C62EE8" w:rsidRPr="003D73E2">
              <w:rPr>
                <w:rFonts w:ascii="Arial" w:hAnsi="Arial" w:cs="Arial"/>
                <w:lang w:val="it-IT"/>
              </w:rPr>
              <w:t xml:space="preserve"> </w:t>
            </w:r>
            <w:r w:rsidRPr="003D73E2">
              <w:rPr>
                <w:rFonts w:ascii="Arial" w:hAnsi="Arial" w:cs="Arial"/>
                <w:lang w:val="it-IT"/>
              </w:rPr>
              <w:t>(t)</w:t>
            </w:r>
          </w:p>
        </w:tc>
        <w:tc>
          <w:tcPr>
            <w:tcW w:w="1980" w:type="dxa"/>
            <w:tcBorders>
              <w:top w:val="single" w:sz="4" w:space="0" w:color="auto"/>
              <w:left w:val="single" w:sz="4" w:space="0" w:color="auto"/>
              <w:bottom w:val="single" w:sz="4" w:space="0" w:color="auto"/>
              <w:right w:val="single" w:sz="4" w:space="0" w:color="auto"/>
            </w:tcBorders>
          </w:tcPr>
          <w:p w14:paraId="4BA55541"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4FE58467"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2EC34F7E"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15CD5A03"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0202D247"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41498F36" w14:textId="77777777" w:rsidR="00CF2477" w:rsidRPr="003D73E2" w:rsidRDefault="00CF2477" w:rsidP="00007724">
            <w:pPr>
              <w:spacing w:after="120"/>
              <w:jc w:val="center"/>
              <w:rPr>
                <w:rFonts w:ascii="Arial" w:hAnsi="Arial" w:cs="Arial"/>
              </w:rPr>
            </w:pPr>
          </w:p>
          <w:p w14:paraId="3E07E4E9" w14:textId="77777777" w:rsidR="00CF2477" w:rsidRPr="003D73E2" w:rsidRDefault="00CF2477" w:rsidP="00007724">
            <w:pPr>
              <w:spacing w:after="120"/>
              <w:jc w:val="center"/>
              <w:rPr>
                <w:rFonts w:ascii="Arial" w:hAnsi="Arial" w:cs="Arial"/>
              </w:rPr>
            </w:pPr>
            <w:r w:rsidRPr="003D73E2">
              <w:rPr>
                <w:rFonts w:ascii="Arial" w:hAnsi="Arial" w:cs="Arial"/>
              </w:rPr>
              <w:t>10</w:t>
            </w:r>
          </w:p>
        </w:tc>
      </w:tr>
      <w:tr w:rsidR="00CF2477" w:rsidRPr="003D73E2" w14:paraId="4F1A1FAE" w14:textId="77777777">
        <w:tblPrEx>
          <w:tblCellMar>
            <w:top w:w="0" w:type="dxa"/>
            <w:bottom w:w="0" w:type="dxa"/>
          </w:tblCellMar>
        </w:tblPrEx>
        <w:trPr>
          <w:jc w:val="center"/>
        </w:trPr>
        <w:tc>
          <w:tcPr>
            <w:tcW w:w="7287" w:type="dxa"/>
            <w:tcBorders>
              <w:top w:val="single" w:sz="4" w:space="0" w:color="auto"/>
              <w:left w:val="single" w:sz="4" w:space="0" w:color="auto"/>
              <w:bottom w:val="single" w:sz="4" w:space="0" w:color="auto"/>
              <w:right w:val="single" w:sz="4" w:space="0" w:color="auto"/>
            </w:tcBorders>
            <w:vAlign w:val="center"/>
          </w:tcPr>
          <w:p w14:paraId="33154161"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bản</w:t>
            </w:r>
            <w:proofErr w:type="spellEnd"/>
            <w:r w:rsidR="00C62EE8" w:rsidRPr="003D73E2">
              <w:rPr>
                <w:rFonts w:ascii="Arial" w:hAnsi="Arial" w:cs="Arial"/>
              </w:rPr>
              <w:t xml:space="preserve"> </w:t>
            </w:r>
            <w:r w:rsidRPr="003D73E2">
              <w:rPr>
                <w:rFonts w:ascii="Arial" w:hAnsi="Arial" w:cs="Arial"/>
              </w:rPr>
              <w:t>(g, g</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5179F78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2BCF00F"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383E390B"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461F24E0" w14:textId="77777777" w:rsidR="00CF2477" w:rsidRPr="003D73E2" w:rsidRDefault="00C62EE8" w:rsidP="00007724">
            <w:pPr>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Độ dài cấu kiện 1220 cm</w:t>
            </w:r>
          </w:p>
          <w:p w14:paraId="33D682F6" w14:textId="77777777" w:rsidR="00CF2477" w:rsidRPr="003D73E2" w:rsidRDefault="00C62EE8" w:rsidP="00007724">
            <w:pPr>
              <w:spacing w:after="120"/>
              <w:rPr>
                <w:rFonts w:ascii="Arial" w:hAnsi="Arial" w:cs="Arial"/>
                <w:lang w:val="nb-NO"/>
              </w:rPr>
            </w:pPr>
            <w:r w:rsidRPr="003D73E2">
              <w:rPr>
                <w:rFonts w:ascii="Arial" w:hAnsi="Arial" w:cs="Arial"/>
                <w:lang w:val="it-IT"/>
              </w:rPr>
              <w:t xml:space="preserve"> </w:t>
            </w:r>
            <w:r w:rsidR="00CF2477" w:rsidRPr="003D73E2">
              <w:rPr>
                <w:rFonts w:ascii="Arial" w:hAnsi="Arial" w:cs="Arial"/>
                <w:lang w:val="it-IT"/>
              </w:rPr>
              <w:t xml:space="preserve">+ Độ dài cấu kiện </w:t>
            </w:r>
            <w:r w:rsidR="00CF2477" w:rsidRPr="003D73E2">
              <w:rPr>
                <w:rFonts w:ascii="Arial" w:hAnsi="Arial" w:cs="Arial"/>
                <w:lang w:val="it-IT"/>
              </w:rPr>
              <w:sym w:font="Symbol" w:char="F0B3"/>
            </w:r>
            <w:r w:rsidR="00CF2477" w:rsidRPr="003D73E2">
              <w:rPr>
                <w:rFonts w:ascii="Arial" w:hAnsi="Arial" w:cs="Arial"/>
                <w:lang w:val="it-IT"/>
              </w:rPr>
              <w:t xml:space="preserve"> 1220 cm</w:t>
            </w:r>
          </w:p>
        </w:tc>
        <w:tc>
          <w:tcPr>
            <w:tcW w:w="1980" w:type="dxa"/>
            <w:tcBorders>
              <w:top w:val="single" w:sz="4" w:space="0" w:color="auto"/>
              <w:left w:val="single" w:sz="4" w:space="0" w:color="auto"/>
              <w:bottom w:val="single" w:sz="4" w:space="0" w:color="auto"/>
              <w:right w:val="single" w:sz="4" w:space="0" w:color="auto"/>
            </w:tcBorders>
          </w:tcPr>
          <w:p w14:paraId="476AEC30" w14:textId="77777777" w:rsidR="00CF2477" w:rsidRPr="003D73E2" w:rsidRDefault="00CF2477" w:rsidP="00007724">
            <w:pPr>
              <w:spacing w:after="120"/>
              <w:jc w:val="center"/>
              <w:rPr>
                <w:rFonts w:ascii="Arial" w:hAnsi="Arial" w:cs="Arial"/>
                <w:lang w:val="nb-NO"/>
              </w:rPr>
            </w:pPr>
          </w:p>
          <w:p w14:paraId="6BF3B897" w14:textId="77777777" w:rsidR="00CF2477" w:rsidRPr="003D73E2" w:rsidRDefault="00CF2477" w:rsidP="00007724">
            <w:pPr>
              <w:spacing w:after="120"/>
              <w:jc w:val="center"/>
              <w:rPr>
                <w:rFonts w:ascii="Arial" w:hAnsi="Arial" w:cs="Arial"/>
                <w:lang w:val="nb-NO"/>
              </w:rPr>
            </w:pPr>
          </w:p>
          <w:p w14:paraId="7FFD59CF"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10</w:t>
            </w:r>
          </w:p>
          <w:p w14:paraId="356B5C33"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15</w:t>
            </w:r>
          </w:p>
        </w:tc>
      </w:tr>
      <w:tr w:rsidR="00CF2477" w:rsidRPr="003D73E2" w14:paraId="391ECE97"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55525FFE" w14:textId="77777777" w:rsidR="00CF2477" w:rsidRPr="003D73E2" w:rsidRDefault="00CF2477" w:rsidP="00007724">
            <w:pPr>
              <w:spacing w:after="120"/>
              <w:rPr>
                <w:rFonts w:ascii="Arial" w:hAnsi="Arial" w:cs="Arial"/>
              </w:rPr>
            </w:pPr>
            <w:r w:rsidRPr="003D73E2">
              <w:rPr>
                <w:rFonts w:ascii="Arial" w:hAnsi="Arial" w:cs="Arial"/>
                <w:lang w:val="pt-PT"/>
              </w:rPr>
              <w:t>Vị trí của thép ứng lực trước</w:t>
            </w:r>
            <w:r w:rsidR="00C62EE8" w:rsidRPr="003D73E2">
              <w:rPr>
                <w:rFonts w:ascii="Arial" w:hAnsi="Arial" w:cs="Arial"/>
                <w:lang w:val="pt-PT"/>
              </w:rPr>
              <w:t xml:space="preserve"> </w:t>
            </w:r>
            <w:r w:rsidRPr="003D73E2">
              <w:rPr>
                <w:rFonts w:ascii="Arial" w:hAnsi="Arial" w:cs="Arial"/>
                <w:lang w:val="pt-PT"/>
              </w:rPr>
              <w:t>(h)</w:t>
            </w:r>
          </w:p>
        </w:tc>
        <w:tc>
          <w:tcPr>
            <w:tcW w:w="1980" w:type="dxa"/>
            <w:tcBorders>
              <w:top w:val="single" w:sz="4" w:space="0" w:color="auto"/>
              <w:left w:val="single" w:sz="4" w:space="0" w:color="auto"/>
              <w:bottom w:val="single" w:sz="4" w:space="0" w:color="auto"/>
              <w:right w:val="single" w:sz="4" w:space="0" w:color="auto"/>
            </w:tcBorders>
          </w:tcPr>
          <w:p w14:paraId="54396685"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20F305E7"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6DE83B43" w14:textId="77777777" w:rsidR="00CF2477" w:rsidRPr="003D73E2" w:rsidRDefault="00CF2477" w:rsidP="00007724">
            <w:pPr>
              <w:spacing w:after="120"/>
              <w:rPr>
                <w:rFonts w:ascii="Arial" w:hAnsi="Arial" w:cs="Arial"/>
              </w:rPr>
            </w:pPr>
            <w:r w:rsidRPr="003D73E2">
              <w:rPr>
                <w:rFonts w:ascii="Arial" w:hAnsi="Arial" w:cs="Arial"/>
                <w:lang w:val="pt-PT"/>
              </w:rPr>
              <w:t>Vị trí của lỗ chờ</w:t>
            </w:r>
            <w:r w:rsidR="00C62EE8" w:rsidRPr="003D73E2">
              <w:rPr>
                <w:rFonts w:ascii="Arial" w:hAnsi="Arial" w:cs="Arial"/>
                <w:lang w:val="pt-PT"/>
              </w:rPr>
              <w:t xml:space="preserve"> </w:t>
            </w:r>
            <w:r w:rsidRPr="003D73E2">
              <w:rPr>
                <w:rFonts w:ascii="Arial" w:hAnsi="Arial" w:cs="Arial"/>
                <w:lang w:val="pt-PT"/>
              </w:rPr>
              <w:t>(k, k</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tcPr>
          <w:p w14:paraId="01367354"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6327DEB3"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26364517" w14:textId="77777777" w:rsidR="00CF2477" w:rsidRPr="003D73E2" w:rsidRDefault="00CF2477" w:rsidP="00007724">
            <w:pPr>
              <w:spacing w:after="120"/>
              <w:rPr>
                <w:rFonts w:ascii="Arial" w:hAnsi="Arial" w:cs="Arial"/>
                <w:lang w:val="pt-PT"/>
              </w:rPr>
            </w:pPr>
            <w:r w:rsidRPr="003D73E2">
              <w:rPr>
                <w:rFonts w:ascii="Arial" w:hAnsi="Arial" w:cs="Arial"/>
                <w:lang w:val="pt-PT"/>
              </w:rPr>
              <w:t>Kích thước của lỗ chờ</w:t>
            </w:r>
            <w:r w:rsidR="00C62EE8" w:rsidRPr="003D73E2">
              <w:rPr>
                <w:rFonts w:ascii="Arial" w:hAnsi="Arial" w:cs="Arial"/>
                <w:lang w:val="pt-PT"/>
              </w:rPr>
              <w:t xml:space="preserve"> </w:t>
            </w:r>
            <w:r w:rsidRPr="003D73E2">
              <w:rPr>
                <w:rFonts w:ascii="Arial" w:hAnsi="Arial" w:cs="Arial"/>
                <w:lang w:val="pt-PT"/>
              </w:rPr>
              <w:t>(x)</w:t>
            </w:r>
          </w:p>
        </w:tc>
        <w:tc>
          <w:tcPr>
            <w:tcW w:w="1980" w:type="dxa"/>
            <w:tcBorders>
              <w:top w:val="single" w:sz="4" w:space="0" w:color="auto"/>
              <w:left w:val="single" w:sz="4" w:space="0" w:color="auto"/>
              <w:bottom w:val="single" w:sz="4" w:space="0" w:color="auto"/>
              <w:right w:val="single" w:sz="4" w:space="0" w:color="auto"/>
            </w:tcBorders>
          </w:tcPr>
          <w:p w14:paraId="0B053DF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6EC78D44"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0B975BAD"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(m)</w:t>
            </w:r>
          </w:p>
        </w:tc>
        <w:tc>
          <w:tcPr>
            <w:tcW w:w="1980" w:type="dxa"/>
            <w:tcBorders>
              <w:top w:val="single" w:sz="4" w:space="0" w:color="auto"/>
              <w:left w:val="single" w:sz="4" w:space="0" w:color="auto"/>
              <w:bottom w:val="single" w:sz="4" w:space="0" w:color="auto"/>
              <w:right w:val="single" w:sz="4" w:space="0" w:color="auto"/>
            </w:tcBorders>
          </w:tcPr>
          <w:p w14:paraId="48A4A12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872D5CC"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vAlign w:val="center"/>
          </w:tcPr>
          <w:p w14:paraId="78834EB4"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606F49E6"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2287874F"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tcPr>
          <w:p w14:paraId="5880B366"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Vị trí của các móc cẩu</w:t>
            </w:r>
            <w:r w:rsidR="00C62EE8" w:rsidRPr="003D73E2">
              <w:rPr>
                <w:rFonts w:ascii="Arial" w:hAnsi="Arial" w:cs="Arial"/>
                <w:lang w:val="it-IT"/>
              </w:rPr>
              <w:t xml:space="preserve"> </w:t>
            </w:r>
            <w:r w:rsidRPr="003D73E2">
              <w:rPr>
                <w:rFonts w:ascii="Arial" w:hAnsi="Arial" w:cs="Arial"/>
                <w:lang w:val="it-IT"/>
              </w:rPr>
              <w:t>(r)</w:t>
            </w:r>
          </w:p>
          <w:p w14:paraId="5C6F240C"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2EC6D1F4"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1C713F35" w14:textId="77777777" w:rsidR="00CF2477" w:rsidRPr="003D73E2" w:rsidRDefault="00CF2477" w:rsidP="00007724">
            <w:pPr>
              <w:spacing w:after="120"/>
              <w:jc w:val="center"/>
              <w:rPr>
                <w:rFonts w:ascii="Arial" w:hAnsi="Arial" w:cs="Arial"/>
                <w:lang w:val="it-IT"/>
              </w:rPr>
            </w:pPr>
          </w:p>
          <w:p w14:paraId="3F928542"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730F06DF"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3A9C5137"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tcPr>
          <w:p w14:paraId="445EA390"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Vị trí các vai</w:t>
            </w:r>
            <w:r w:rsidR="00C62EE8" w:rsidRPr="003D73E2">
              <w:rPr>
                <w:rFonts w:ascii="Arial" w:hAnsi="Arial" w:cs="Arial"/>
                <w:lang w:val="it-IT"/>
              </w:rPr>
              <w:t xml:space="preserve"> </w:t>
            </w:r>
            <w:r w:rsidRPr="003D73E2">
              <w:rPr>
                <w:rFonts w:ascii="Arial" w:hAnsi="Arial" w:cs="Arial"/>
                <w:lang w:val="it-IT"/>
              </w:rPr>
              <w:t>(v</w:t>
            </w:r>
            <w:r w:rsidRPr="003D73E2">
              <w:rPr>
                <w:rFonts w:ascii="Arial" w:hAnsi="Arial" w:cs="Arial"/>
                <w:vertAlign w:val="subscript"/>
                <w:lang w:val="it-IT"/>
              </w:rPr>
              <w:t>1</w:t>
            </w:r>
            <w:r w:rsidRPr="003D73E2">
              <w:rPr>
                <w:rFonts w:ascii="Arial" w:hAnsi="Arial" w:cs="Arial"/>
                <w:lang w:val="it-IT"/>
              </w:rPr>
              <w:t>, v</w:t>
            </w:r>
            <w:r w:rsidRPr="003D73E2">
              <w:rPr>
                <w:rFonts w:ascii="Arial" w:hAnsi="Arial" w:cs="Arial"/>
                <w:vertAlign w:val="subscript"/>
                <w:lang w:val="it-IT"/>
              </w:rPr>
              <w:t>2</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7DB5982F"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B07B398"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tcPr>
          <w:p w14:paraId="19E4747D"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vuông góc các vai (v</w:t>
            </w:r>
            <w:r w:rsidRPr="003D73E2">
              <w:rPr>
                <w:rFonts w:ascii="Arial" w:hAnsi="Arial" w:cs="Arial"/>
                <w:vertAlign w:val="subscript"/>
                <w:lang w:val="it-IT"/>
              </w:rPr>
              <w:t>3</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6C559A2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076293B6" w14:textId="77777777">
        <w:tblPrEx>
          <w:tblCellMar>
            <w:top w:w="0" w:type="dxa"/>
            <w:bottom w:w="0" w:type="dxa"/>
          </w:tblCellMar>
        </w:tblPrEx>
        <w:trPr>
          <w:trHeight w:val="113"/>
          <w:jc w:val="center"/>
        </w:trPr>
        <w:tc>
          <w:tcPr>
            <w:tcW w:w="7287" w:type="dxa"/>
            <w:tcBorders>
              <w:top w:val="single" w:sz="4" w:space="0" w:color="auto"/>
              <w:left w:val="single" w:sz="4" w:space="0" w:color="auto"/>
              <w:bottom w:val="single" w:sz="4" w:space="0" w:color="auto"/>
              <w:right w:val="single" w:sz="4" w:space="0" w:color="auto"/>
            </w:tcBorders>
          </w:tcPr>
          <w:p w14:paraId="61819792"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 của bất kỳ mặt phẳng nào ( Không áp dụng cho những mặt phẳng không nhìn thấy được)</w:t>
            </w:r>
            <w:r w:rsidR="00C62EE8" w:rsidRPr="003D73E2">
              <w:rPr>
                <w:rFonts w:ascii="Arial" w:hAnsi="Arial" w:cs="Arial"/>
                <w:lang w:val="it-IT"/>
              </w:rPr>
              <w:t xml:space="preserve"> </w:t>
            </w:r>
            <w:r w:rsidRPr="003D73E2">
              <w:rPr>
                <w:rFonts w:ascii="Arial" w:hAnsi="Arial" w:cs="Arial"/>
                <w:lang w:val="it-IT"/>
              </w:rPr>
              <w:t>(w)</w:t>
            </w:r>
          </w:p>
        </w:tc>
        <w:tc>
          <w:tcPr>
            <w:tcW w:w="1980" w:type="dxa"/>
            <w:tcBorders>
              <w:top w:val="single" w:sz="4" w:space="0" w:color="auto"/>
              <w:left w:val="single" w:sz="4" w:space="0" w:color="auto"/>
              <w:bottom w:val="single" w:sz="4" w:space="0" w:color="auto"/>
              <w:right w:val="single" w:sz="4" w:space="0" w:color="auto"/>
            </w:tcBorders>
          </w:tcPr>
          <w:p w14:paraId="43A0B59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6BC94F48" w14:textId="77777777" w:rsidR="00CF2477" w:rsidRPr="003D73E2" w:rsidRDefault="00CF2477" w:rsidP="00007724">
      <w:pPr>
        <w:spacing w:after="120"/>
        <w:jc w:val="both"/>
        <w:rPr>
          <w:rFonts w:ascii="Arial" w:hAnsi="Arial" w:cs="Arial"/>
          <w:b/>
          <w:bCs/>
          <w:u w:val="single"/>
          <w:lang w:val="de-DE"/>
        </w:rPr>
      </w:pPr>
      <w:r w:rsidRPr="003D73E2">
        <w:rPr>
          <w:rFonts w:ascii="Arial" w:hAnsi="Arial" w:cs="Arial"/>
          <w:b/>
          <w:bCs/>
          <w:lang w:val="de-DE"/>
        </w:rPr>
        <w:t>4.7.10. Đối với tấm Tường cách nhiệt - âm ( Hình 3.5.b)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2"/>
        <w:gridCol w:w="1976"/>
      </w:tblGrid>
      <w:tr w:rsidR="00CF2477" w:rsidRPr="003D73E2" w14:paraId="08015F9B" w14:textId="77777777">
        <w:tblPrEx>
          <w:tblCellMar>
            <w:top w:w="0" w:type="dxa"/>
            <w:bottom w:w="0" w:type="dxa"/>
          </w:tblCellMar>
        </w:tblPrEx>
        <w:trPr>
          <w:jc w:val="center"/>
        </w:trPr>
        <w:tc>
          <w:tcPr>
            <w:tcW w:w="7330" w:type="dxa"/>
            <w:tcBorders>
              <w:top w:val="single" w:sz="4" w:space="0" w:color="auto"/>
              <w:left w:val="single" w:sz="4" w:space="0" w:color="auto"/>
              <w:bottom w:val="single" w:sz="4" w:space="0" w:color="auto"/>
              <w:right w:val="single" w:sz="4" w:space="0" w:color="auto"/>
            </w:tcBorders>
            <w:vAlign w:val="center"/>
          </w:tcPr>
          <w:p w14:paraId="24F376C4" w14:textId="77777777" w:rsidR="00CF2477" w:rsidRPr="003D73E2" w:rsidRDefault="00CF2477" w:rsidP="00007724">
            <w:pPr>
              <w:spacing w:after="120"/>
              <w:jc w:val="center"/>
              <w:rPr>
                <w:rFonts w:ascii="Arial" w:hAnsi="Arial" w:cs="Arial"/>
                <w:lang w:val="de-DE"/>
              </w:rPr>
            </w:pPr>
            <w:r w:rsidRPr="003D73E2">
              <w:rPr>
                <w:rFonts w:ascii="Arial" w:hAnsi="Arial" w:cs="Arial"/>
                <w:lang w:val="de-DE"/>
              </w:rPr>
              <w:t>KÍCH THƯỚC</w:t>
            </w:r>
            <w:r w:rsidR="00C62EE8" w:rsidRPr="003D73E2">
              <w:rPr>
                <w:rFonts w:ascii="Arial" w:hAnsi="Arial" w:cs="Arial"/>
                <w:lang w:val="de-DE"/>
              </w:rPr>
              <w:t xml:space="preserve"> </w:t>
            </w:r>
            <w:r w:rsidRPr="003D73E2">
              <w:rPr>
                <w:rFonts w:ascii="Arial" w:hAnsi="Arial" w:cs="Arial"/>
                <w:lang w:val="de-DE"/>
              </w:rPr>
              <w:t>ĐO</w:t>
            </w:r>
          </w:p>
        </w:tc>
        <w:tc>
          <w:tcPr>
            <w:tcW w:w="1980" w:type="dxa"/>
            <w:tcBorders>
              <w:top w:val="single" w:sz="4" w:space="0" w:color="auto"/>
              <w:left w:val="single" w:sz="4" w:space="0" w:color="auto"/>
              <w:bottom w:val="single" w:sz="4" w:space="0" w:color="auto"/>
              <w:right w:val="single" w:sz="4" w:space="0" w:color="auto"/>
            </w:tcBorders>
            <w:vAlign w:val="center"/>
          </w:tcPr>
          <w:p w14:paraId="2B200F8D"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16D86AC8"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37BD6672"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780FF289"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10</w:t>
            </w:r>
          </w:p>
        </w:tc>
      </w:tr>
      <w:tr w:rsidR="00CF2477" w:rsidRPr="003D73E2" w14:paraId="2F5553E4"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07853B9F" w14:textId="77777777" w:rsidR="00CF2477" w:rsidRPr="003D73E2" w:rsidRDefault="00CF2477" w:rsidP="00007724">
            <w:pPr>
              <w:spacing w:after="120"/>
              <w:rPr>
                <w:rFonts w:ascii="Arial" w:hAnsi="Arial" w:cs="Arial"/>
                <w:lang w:val="de-DE"/>
              </w:rPr>
            </w:pPr>
            <w:r w:rsidRPr="003D73E2">
              <w:rPr>
                <w:rFonts w:ascii="Arial" w:hAnsi="Arial" w:cs="Arial"/>
                <w:lang w:val="de-DE"/>
              </w:rPr>
              <w:t>Chiều rộng</w:t>
            </w:r>
            <w:r w:rsidR="00C62EE8" w:rsidRPr="003D73E2">
              <w:rPr>
                <w:rFonts w:ascii="Arial" w:hAnsi="Arial" w:cs="Arial"/>
                <w:lang w:val="de-DE"/>
              </w:rPr>
              <w:t xml:space="preserve"> </w:t>
            </w:r>
            <w:r w:rsidRPr="003D73E2">
              <w:rPr>
                <w:rFonts w:ascii="Arial" w:hAnsi="Arial" w:cs="Arial"/>
                <w:lang w:val="de-DE"/>
              </w:rPr>
              <w:t>(b)</w:t>
            </w:r>
          </w:p>
        </w:tc>
        <w:tc>
          <w:tcPr>
            <w:tcW w:w="1980" w:type="dxa"/>
            <w:tcBorders>
              <w:top w:val="single" w:sz="4" w:space="0" w:color="auto"/>
              <w:left w:val="single" w:sz="4" w:space="0" w:color="auto"/>
              <w:bottom w:val="single" w:sz="4" w:space="0" w:color="auto"/>
              <w:right w:val="single" w:sz="4" w:space="0" w:color="auto"/>
            </w:tcBorders>
          </w:tcPr>
          <w:p w14:paraId="1D4D08BF" w14:textId="77777777" w:rsidR="00CF2477" w:rsidRPr="003D73E2" w:rsidRDefault="00CF2477" w:rsidP="00007724">
            <w:pPr>
              <w:spacing w:after="120"/>
              <w:jc w:val="center"/>
              <w:rPr>
                <w:rFonts w:ascii="Arial" w:hAnsi="Arial" w:cs="Arial"/>
                <w:lang w:val="de-DE"/>
              </w:rPr>
            </w:pPr>
            <w:r w:rsidRPr="003D73E2">
              <w:rPr>
                <w:rFonts w:ascii="Arial" w:hAnsi="Arial" w:cs="Arial"/>
              </w:rPr>
              <w:sym w:font="Symbol" w:char="F0B1"/>
            </w:r>
            <w:r w:rsidRPr="003D73E2">
              <w:rPr>
                <w:rFonts w:ascii="Arial" w:hAnsi="Arial" w:cs="Arial"/>
                <w:lang w:val="de-DE"/>
              </w:rPr>
              <w:t xml:space="preserve"> 5</w:t>
            </w:r>
          </w:p>
        </w:tc>
      </w:tr>
      <w:tr w:rsidR="00CF2477" w:rsidRPr="003D73E2" w14:paraId="068BADB8"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778016C2"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07F614E1" w14:textId="77777777" w:rsidR="00CF2477" w:rsidRPr="003D73E2" w:rsidRDefault="00CF2477" w:rsidP="00007724">
            <w:pPr>
              <w:spacing w:after="120"/>
              <w:jc w:val="center"/>
              <w:rPr>
                <w:rFonts w:ascii="Arial" w:hAnsi="Arial" w:cs="Arial"/>
                <w:lang w:val="de-DE"/>
              </w:rPr>
            </w:pPr>
            <w:r w:rsidRPr="003D73E2">
              <w:rPr>
                <w:rFonts w:ascii="Arial" w:hAnsi="Arial" w:cs="Arial"/>
              </w:rPr>
              <w:sym w:font="Symbol" w:char="F0B1"/>
            </w:r>
            <w:r w:rsidRPr="003D73E2">
              <w:rPr>
                <w:rFonts w:ascii="Arial" w:hAnsi="Arial" w:cs="Arial"/>
                <w:lang w:val="de-DE"/>
              </w:rPr>
              <w:t xml:space="preserve"> 5</w:t>
            </w:r>
          </w:p>
        </w:tc>
      </w:tr>
      <w:tr w:rsidR="00CF2477" w:rsidRPr="003D73E2" w14:paraId="54295B9E"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3794253D" w14:textId="77777777" w:rsidR="00CF2477" w:rsidRPr="003D73E2" w:rsidRDefault="00CF2477" w:rsidP="00007724">
            <w:pPr>
              <w:spacing w:after="120"/>
              <w:rPr>
                <w:rFonts w:ascii="Arial" w:hAnsi="Arial" w:cs="Arial"/>
                <w:lang w:val="de-DE"/>
              </w:rPr>
            </w:pPr>
            <w:r w:rsidRPr="003D73E2">
              <w:rPr>
                <w:rFonts w:ascii="Arial" w:hAnsi="Arial" w:cs="Arial"/>
                <w:lang w:val="de-DE"/>
              </w:rPr>
              <w:t>Bề dày 2 lớp bê tông ngoài</w:t>
            </w:r>
            <w:r w:rsidR="00C62EE8" w:rsidRPr="003D73E2">
              <w:rPr>
                <w:rFonts w:ascii="Arial" w:hAnsi="Arial" w:cs="Arial"/>
                <w:lang w:val="de-DE"/>
              </w:rPr>
              <w:t xml:space="preserve"> </w:t>
            </w:r>
            <w:r w:rsidRPr="003D73E2">
              <w:rPr>
                <w:rFonts w:ascii="Arial" w:hAnsi="Arial" w:cs="Arial"/>
                <w:lang w:val="de-DE"/>
              </w:rPr>
              <w:t>(d)</w:t>
            </w:r>
          </w:p>
        </w:tc>
        <w:tc>
          <w:tcPr>
            <w:tcW w:w="1980" w:type="dxa"/>
            <w:tcBorders>
              <w:top w:val="single" w:sz="4" w:space="0" w:color="auto"/>
              <w:left w:val="single" w:sz="4" w:space="0" w:color="auto"/>
              <w:bottom w:val="single" w:sz="4" w:space="0" w:color="auto"/>
              <w:right w:val="single" w:sz="4" w:space="0" w:color="auto"/>
            </w:tcBorders>
          </w:tcPr>
          <w:p w14:paraId="4965743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BC7D188"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51ACA838" w14:textId="77777777" w:rsidR="00CF2477" w:rsidRPr="003D73E2" w:rsidRDefault="00CF2477" w:rsidP="00007724">
            <w:pPr>
              <w:spacing w:after="120"/>
              <w:rPr>
                <w:rFonts w:ascii="Arial" w:hAnsi="Arial" w:cs="Arial"/>
              </w:rPr>
            </w:pPr>
            <w:r w:rsidRPr="003D73E2">
              <w:rPr>
                <w:rFonts w:ascii="Arial" w:hAnsi="Arial" w:cs="Arial"/>
                <w:lang w:val="it-IT"/>
              </w:rPr>
              <w:t>Độ vuông góc mặt phẳng đầu tấm tường</w:t>
            </w:r>
            <w:r w:rsidR="00C62EE8" w:rsidRPr="003D73E2">
              <w:rPr>
                <w:rFonts w:ascii="Arial" w:hAnsi="Arial" w:cs="Arial"/>
                <w:lang w:val="it-IT"/>
              </w:rPr>
              <w:t xml:space="preserve"> </w:t>
            </w:r>
            <w:r w:rsidRPr="003D73E2">
              <w:rPr>
                <w:rFonts w:ascii="Arial" w:hAnsi="Arial" w:cs="Arial"/>
                <w:lang w:val="it-IT"/>
              </w:rPr>
              <w:t>(g)</w:t>
            </w:r>
          </w:p>
        </w:tc>
        <w:tc>
          <w:tcPr>
            <w:tcW w:w="1980" w:type="dxa"/>
            <w:tcBorders>
              <w:top w:val="single" w:sz="4" w:space="0" w:color="auto"/>
              <w:left w:val="single" w:sz="4" w:space="0" w:color="auto"/>
              <w:bottom w:val="single" w:sz="4" w:space="0" w:color="auto"/>
              <w:right w:val="single" w:sz="4" w:space="0" w:color="auto"/>
            </w:tcBorders>
          </w:tcPr>
          <w:p w14:paraId="67BE54C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5FA52844"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0BBE0376"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13976A10"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32CC9106"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6CE46945" w14:textId="77777777" w:rsidR="00CF2477" w:rsidRPr="003D73E2" w:rsidRDefault="00CF2477" w:rsidP="00007724">
            <w:pPr>
              <w:spacing w:after="120"/>
              <w:jc w:val="center"/>
              <w:rPr>
                <w:rFonts w:ascii="Arial" w:hAnsi="Arial" w:cs="Arial"/>
              </w:rPr>
            </w:pPr>
          </w:p>
          <w:p w14:paraId="11A770F5" w14:textId="77777777" w:rsidR="00CF2477" w:rsidRPr="003D73E2" w:rsidRDefault="00CF2477" w:rsidP="00007724">
            <w:pPr>
              <w:spacing w:after="120"/>
              <w:jc w:val="center"/>
              <w:rPr>
                <w:rFonts w:ascii="Arial" w:hAnsi="Arial" w:cs="Arial"/>
              </w:rPr>
            </w:pPr>
            <w:r w:rsidRPr="003D73E2">
              <w:rPr>
                <w:rFonts w:ascii="Arial" w:hAnsi="Arial" w:cs="Arial"/>
              </w:rPr>
              <w:t>10</w:t>
            </w:r>
          </w:p>
        </w:tc>
      </w:tr>
      <w:tr w:rsidR="00CF2477" w:rsidRPr="003D73E2" w14:paraId="27517D50"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5E069A8F"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tcPr>
          <w:p w14:paraId="3E644255"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6547AAD3"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7C413602" w14:textId="77777777" w:rsidR="00CF2477" w:rsidRPr="003D73E2" w:rsidRDefault="00CF2477" w:rsidP="00007724">
            <w:pPr>
              <w:spacing w:after="120"/>
              <w:rPr>
                <w:rFonts w:ascii="Arial" w:hAnsi="Arial" w:cs="Arial"/>
              </w:rPr>
            </w:pPr>
            <w:r w:rsidRPr="003D73E2">
              <w:rPr>
                <w:rFonts w:ascii="Arial" w:hAnsi="Arial" w:cs="Arial"/>
                <w:lang w:val="pt-PT"/>
              </w:rPr>
              <w:t>Vị trí của thép ứng lực trước</w:t>
            </w:r>
            <w:r w:rsidR="00C62EE8" w:rsidRPr="003D73E2">
              <w:rPr>
                <w:rFonts w:ascii="Arial" w:hAnsi="Arial" w:cs="Arial"/>
                <w:lang w:val="pt-PT"/>
              </w:rPr>
              <w:t xml:space="preserve"> </w:t>
            </w:r>
            <w:r w:rsidRPr="003D73E2">
              <w:rPr>
                <w:rFonts w:ascii="Arial" w:hAnsi="Arial" w:cs="Arial"/>
                <w:lang w:val="pt-PT"/>
              </w:rPr>
              <w:t>(h)</w:t>
            </w:r>
          </w:p>
        </w:tc>
        <w:tc>
          <w:tcPr>
            <w:tcW w:w="1980" w:type="dxa"/>
            <w:tcBorders>
              <w:top w:val="single" w:sz="4" w:space="0" w:color="auto"/>
              <w:left w:val="single" w:sz="4" w:space="0" w:color="auto"/>
              <w:bottom w:val="single" w:sz="4" w:space="0" w:color="auto"/>
              <w:right w:val="single" w:sz="4" w:space="0" w:color="auto"/>
            </w:tcBorders>
          </w:tcPr>
          <w:p w14:paraId="6CC1E3A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06D84C83"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0971582B" w14:textId="77777777" w:rsidR="00CF2477" w:rsidRPr="003D73E2" w:rsidRDefault="00CF2477" w:rsidP="00007724">
            <w:pPr>
              <w:spacing w:after="120"/>
              <w:rPr>
                <w:rFonts w:ascii="Arial" w:hAnsi="Arial" w:cs="Arial"/>
              </w:rPr>
            </w:pPr>
            <w:r w:rsidRPr="003D73E2">
              <w:rPr>
                <w:rFonts w:ascii="Arial" w:hAnsi="Arial" w:cs="Arial"/>
                <w:lang w:val="pt-PT"/>
              </w:rPr>
              <w:t>Vị trí của lỗ chờ</w:t>
            </w:r>
            <w:r w:rsidR="00C62EE8" w:rsidRPr="003D73E2">
              <w:rPr>
                <w:rFonts w:ascii="Arial" w:hAnsi="Arial" w:cs="Arial"/>
                <w:lang w:val="pt-PT"/>
              </w:rPr>
              <w:t xml:space="preserve"> </w:t>
            </w:r>
            <w:r w:rsidRPr="003D73E2">
              <w:rPr>
                <w:rFonts w:ascii="Arial" w:hAnsi="Arial" w:cs="Arial"/>
                <w:lang w:val="pt-PT"/>
              </w:rPr>
              <w:t>(k, k</w:t>
            </w:r>
            <w:r w:rsidRPr="003D73E2">
              <w:rPr>
                <w:rFonts w:ascii="Arial" w:hAnsi="Arial" w:cs="Arial"/>
                <w:vertAlign w:val="subscript"/>
                <w:lang w:val="pt-PT"/>
              </w:rPr>
              <w:t>1</w:t>
            </w:r>
            <w:r w:rsidRPr="003D73E2">
              <w:rPr>
                <w:rFonts w:ascii="Arial" w:hAnsi="Arial" w:cs="Arial"/>
                <w:lang w:val="pt-PT"/>
              </w:rPr>
              <w:t>)</w:t>
            </w:r>
          </w:p>
        </w:tc>
        <w:tc>
          <w:tcPr>
            <w:tcW w:w="1980" w:type="dxa"/>
            <w:tcBorders>
              <w:top w:val="single" w:sz="4" w:space="0" w:color="auto"/>
              <w:left w:val="single" w:sz="4" w:space="0" w:color="auto"/>
              <w:bottom w:val="single" w:sz="4" w:space="0" w:color="auto"/>
              <w:right w:val="single" w:sz="4" w:space="0" w:color="auto"/>
            </w:tcBorders>
          </w:tcPr>
          <w:p w14:paraId="5C50123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7FF7229A"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32FBE05C" w14:textId="77777777" w:rsidR="00CF2477" w:rsidRPr="003D73E2" w:rsidRDefault="00CF2477" w:rsidP="00007724">
            <w:pPr>
              <w:spacing w:after="120"/>
              <w:rPr>
                <w:rFonts w:ascii="Arial" w:hAnsi="Arial" w:cs="Arial"/>
              </w:rPr>
            </w:pPr>
            <w:r w:rsidRPr="003D73E2">
              <w:rPr>
                <w:rFonts w:ascii="Arial" w:hAnsi="Arial" w:cs="Arial"/>
                <w:lang w:val="it-IT"/>
              </w:rPr>
              <w:t>Kích thước của lỗ chờ</w:t>
            </w:r>
            <w:r w:rsidR="00C62EE8" w:rsidRPr="003D73E2">
              <w:rPr>
                <w:rFonts w:ascii="Arial" w:hAnsi="Arial" w:cs="Arial"/>
                <w:lang w:val="it-IT"/>
              </w:rPr>
              <w:t xml:space="preserve"> </w:t>
            </w:r>
            <w:r w:rsidRPr="003D73E2">
              <w:rPr>
                <w:rFonts w:ascii="Arial" w:hAnsi="Arial" w:cs="Arial"/>
                <w:lang w:val="it-IT"/>
              </w:rPr>
              <w:t>(x)</w:t>
            </w:r>
          </w:p>
        </w:tc>
        <w:tc>
          <w:tcPr>
            <w:tcW w:w="1980" w:type="dxa"/>
            <w:tcBorders>
              <w:top w:val="single" w:sz="4" w:space="0" w:color="auto"/>
              <w:left w:val="single" w:sz="4" w:space="0" w:color="auto"/>
              <w:bottom w:val="single" w:sz="4" w:space="0" w:color="auto"/>
              <w:right w:val="single" w:sz="4" w:space="0" w:color="auto"/>
            </w:tcBorders>
          </w:tcPr>
          <w:p w14:paraId="03DAE7B1"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2F1F357B"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46F75BB7"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(m)</w:t>
            </w:r>
          </w:p>
        </w:tc>
        <w:tc>
          <w:tcPr>
            <w:tcW w:w="1980" w:type="dxa"/>
            <w:tcBorders>
              <w:top w:val="single" w:sz="4" w:space="0" w:color="auto"/>
              <w:left w:val="single" w:sz="4" w:space="0" w:color="auto"/>
              <w:bottom w:val="single" w:sz="4" w:space="0" w:color="auto"/>
              <w:right w:val="single" w:sz="4" w:space="0" w:color="auto"/>
            </w:tcBorders>
          </w:tcPr>
          <w:p w14:paraId="1A86595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D816292"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vAlign w:val="center"/>
          </w:tcPr>
          <w:p w14:paraId="5B536A5A"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2A23E12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7DA5C555"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single" w:sz="4" w:space="0" w:color="auto"/>
              <w:right w:val="single" w:sz="4" w:space="0" w:color="auto"/>
            </w:tcBorders>
          </w:tcPr>
          <w:p w14:paraId="27AF46DE"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0A3E8599"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lastRenderedPageBreak/>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1B97F4FC"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2F9E1614" w14:textId="77777777" w:rsidR="00CF2477" w:rsidRPr="003D73E2" w:rsidRDefault="00CF2477" w:rsidP="00007724">
            <w:pPr>
              <w:spacing w:after="120"/>
              <w:jc w:val="center"/>
              <w:rPr>
                <w:rFonts w:ascii="Arial" w:hAnsi="Arial" w:cs="Arial"/>
                <w:lang w:val="it-IT"/>
              </w:rPr>
            </w:pPr>
          </w:p>
          <w:p w14:paraId="5EC1CF63" w14:textId="77777777" w:rsidR="00CF2477" w:rsidRPr="003D73E2" w:rsidRDefault="00C62EE8" w:rsidP="00007724">
            <w:pPr>
              <w:spacing w:after="120"/>
              <w:jc w:val="center"/>
              <w:rPr>
                <w:rFonts w:ascii="Arial" w:hAnsi="Arial" w:cs="Arial"/>
              </w:rPr>
            </w:pPr>
            <w:r w:rsidRPr="003D73E2">
              <w:rPr>
                <w:rFonts w:ascii="Arial" w:hAnsi="Arial" w:cs="Arial"/>
                <w:lang w:val="it-IT"/>
              </w:rPr>
              <w:lastRenderedPageBreak/>
              <w:t xml:space="preserve"> </w:t>
            </w:r>
            <w:r w:rsidR="00CF2477" w:rsidRPr="003D73E2">
              <w:rPr>
                <w:rFonts w:ascii="Arial" w:hAnsi="Arial" w:cs="Arial"/>
              </w:rPr>
              <w:sym w:font="Symbol" w:char="F0B1"/>
            </w:r>
            <w:r w:rsidR="00CF2477" w:rsidRPr="003D73E2">
              <w:rPr>
                <w:rFonts w:ascii="Arial" w:hAnsi="Arial" w:cs="Arial"/>
              </w:rPr>
              <w:t xml:space="preserve"> 50</w:t>
            </w:r>
          </w:p>
          <w:p w14:paraId="4C3DE5C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5EFFE182" w14:textId="77777777">
        <w:tblPrEx>
          <w:tblCellMar>
            <w:top w:w="0" w:type="dxa"/>
            <w:bottom w:w="0" w:type="dxa"/>
          </w:tblCellMar>
        </w:tblPrEx>
        <w:trPr>
          <w:trHeight w:val="227"/>
          <w:jc w:val="center"/>
        </w:trPr>
        <w:tc>
          <w:tcPr>
            <w:tcW w:w="7330" w:type="dxa"/>
            <w:tcBorders>
              <w:top w:val="single" w:sz="4" w:space="0" w:color="auto"/>
              <w:left w:val="single" w:sz="4" w:space="0" w:color="auto"/>
              <w:bottom w:val="nil"/>
              <w:right w:val="single" w:sz="4" w:space="0" w:color="auto"/>
            </w:tcBorders>
          </w:tcPr>
          <w:p w14:paraId="5B90423E"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lastRenderedPageBreak/>
              <w:t>Vị trí các vai</w:t>
            </w:r>
            <w:r w:rsidR="00C62EE8" w:rsidRPr="003D73E2">
              <w:rPr>
                <w:rFonts w:ascii="Arial" w:hAnsi="Arial" w:cs="Arial"/>
                <w:lang w:val="it-IT"/>
              </w:rPr>
              <w:t xml:space="preserve"> </w:t>
            </w:r>
            <w:r w:rsidRPr="003D73E2">
              <w:rPr>
                <w:rFonts w:ascii="Arial" w:hAnsi="Arial" w:cs="Arial"/>
                <w:lang w:val="it-IT"/>
              </w:rPr>
              <w:t>(v</w:t>
            </w:r>
            <w:r w:rsidRPr="003D73E2">
              <w:rPr>
                <w:rFonts w:ascii="Arial" w:hAnsi="Arial" w:cs="Arial"/>
                <w:vertAlign w:val="subscript"/>
                <w:lang w:val="it-IT"/>
              </w:rPr>
              <w:t>1</w:t>
            </w:r>
            <w:r w:rsidRPr="003D73E2">
              <w:rPr>
                <w:rFonts w:ascii="Arial" w:hAnsi="Arial" w:cs="Arial"/>
                <w:lang w:val="it-IT"/>
              </w:rPr>
              <w:t>, v</w:t>
            </w:r>
            <w:r w:rsidRPr="003D73E2">
              <w:rPr>
                <w:rFonts w:ascii="Arial" w:hAnsi="Arial" w:cs="Arial"/>
                <w:vertAlign w:val="subscript"/>
                <w:lang w:val="it-IT"/>
              </w:rPr>
              <w:t>2</w:t>
            </w:r>
            <w:r w:rsidRPr="003D73E2">
              <w:rPr>
                <w:rFonts w:ascii="Arial" w:hAnsi="Arial" w:cs="Arial"/>
                <w:lang w:val="it-IT"/>
              </w:rPr>
              <w:t>)</w:t>
            </w:r>
          </w:p>
        </w:tc>
        <w:tc>
          <w:tcPr>
            <w:tcW w:w="1980" w:type="dxa"/>
            <w:tcBorders>
              <w:top w:val="single" w:sz="4" w:space="0" w:color="auto"/>
              <w:left w:val="single" w:sz="4" w:space="0" w:color="auto"/>
              <w:bottom w:val="nil"/>
              <w:right w:val="single" w:sz="4" w:space="0" w:color="auto"/>
            </w:tcBorders>
          </w:tcPr>
          <w:p w14:paraId="484A21CF"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5A153699" w14:textId="77777777">
        <w:tblPrEx>
          <w:tblCellMar>
            <w:top w:w="0" w:type="dxa"/>
            <w:bottom w:w="0" w:type="dxa"/>
          </w:tblCellMar>
        </w:tblPrEx>
        <w:trPr>
          <w:trHeight w:val="227"/>
          <w:jc w:val="center"/>
        </w:trPr>
        <w:tc>
          <w:tcPr>
            <w:tcW w:w="7330" w:type="dxa"/>
            <w:tcBorders>
              <w:top w:val="nil"/>
              <w:left w:val="single" w:sz="4" w:space="0" w:color="auto"/>
              <w:bottom w:val="nil"/>
              <w:right w:val="single" w:sz="4" w:space="0" w:color="auto"/>
            </w:tcBorders>
          </w:tcPr>
          <w:p w14:paraId="197B13DE"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vuông góc các vai</w:t>
            </w:r>
            <w:r w:rsidR="00C62EE8" w:rsidRPr="003D73E2">
              <w:rPr>
                <w:rFonts w:ascii="Arial" w:hAnsi="Arial" w:cs="Arial"/>
                <w:lang w:val="it-IT"/>
              </w:rPr>
              <w:t xml:space="preserve"> </w:t>
            </w:r>
            <w:r w:rsidRPr="003D73E2">
              <w:rPr>
                <w:rFonts w:ascii="Arial" w:hAnsi="Arial" w:cs="Arial"/>
                <w:lang w:val="it-IT"/>
              </w:rPr>
              <w:t>(v</w:t>
            </w:r>
            <w:r w:rsidRPr="003D73E2">
              <w:rPr>
                <w:rFonts w:ascii="Arial" w:hAnsi="Arial" w:cs="Arial"/>
                <w:vertAlign w:val="subscript"/>
                <w:lang w:val="it-IT"/>
              </w:rPr>
              <w:t>3</w:t>
            </w:r>
            <w:r w:rsidRPr="003D73E2">
              <w:rPr>
                <w:rFonts w:ascii="Arial" w:hAnsi="Arial" w:cs="Arial"/>
                <w:lang w:val="it-IT"/>
              </w:rPr>
              <w:t>)</w:t>
            </w:r>
          </w:p>
        </w:tc>
        <w:tc>
          <w:tcPr>
            <w:tcW w:w="1980" w:type="dxa"/>
            <w:tcBorders>
              <w:top w:val="nil"/>
              <w:left w:val="single" w:sz="4" w:space="0" w:color="auto"/>
              <w:bottom w:val="nil"/>
              <w:right w:val="single" w:sz="4" w:space="0" w:color="auto"/>
            </w:tcBorders>
          </w:tcPr>
          <w:p w14:paraId="21B5E4BF"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37B47093" w14:textId="77777777">
        <w:tblPrEx>
          <w:tblCellMar>
            <w:top w:w="0" w:type="dxa"/>
            <w:bottom w:w="0" w:type="dxa"/>
          </w:tblCellMar>
        </w:tblPrEx>
        <w:trPr>
          <w:jc w:val="center"/>
        </w:trPr>
        <w:tc>
          <w:tcPr>
            <w:tcW w:w="7330" w:type="dxa"/>
            <w:tcBorders>
              <w:top w:val="single" w:sz="4" w:space="0" w:color="auto"/>
              <w:left w:val="single" w:sz="4" w:space="0" w:color="auto"/>
              <w:bottom w:val="single" w:sz="4" w:space="0" w:color="auto"/>
              <w:right w:val="single" w:sz="4" w:space="0" w:color="auto"/>
            </w:tcBorders>
          </w:tcPr>
          <w:p w14:paraId="7ADC62CC" w14:textId="77777777" w:rsidR="00CF2477" w:rsidRPr="003D73E2" w:rsidRDefault="00CF2477" w:rsidP="00007724">
            <w:pPr>
              <w:spacing w:after="120"/>
              <w:jc w:val="both"/>
              <w:rPr>
                <w:rFonts w:ascii="Arial" w:hAnsi="Arial" w:cs="Arial"/>
                <w:lang w:val="it-IT"/>
              </w:rPr>
            </w:pPr>
            <w:r w:rsidRPr="003D73E2">
              <w:rPr>
                <w:rFonts w:ascii="Arial" w:hAnsi="Arial" w:cs="Arial"/>
                <w:lang w:val="it-IT"/>
              </w:rPr>
              <w:t>Độ phẳng cục bộ của bất kỳ mặt phẳng nào ( Không áp dụng cho những mặt phẳng không nhìn thấy được)</w:t>
            </w:r>
            <w:r w:rsidR="00C62EE8" w:rsidRPr="003D73E2">
              <w:rPr>
                <w:rFonts w:ascii="Arial" w:hAnsi="Arial" w:cs="Arial"/>
                <w:lang w:val="it-IT"/>
              </w:rPr>
              <w:t xml:space="preserve"> </w:t>
            </w:r>
            <w:r w:rsidRPr="003D73E2">
              <w:rPr>
                <w:rFonts w:ascii="Arial" w:hAnsi="Arial" w:cs="Arial"/>
                <w:lang w:val="it-IT"/>
              </w:rPr>
              <w:t>(w)</w:t>
            </w:r>
          </w:p>
        </w:tc>
        <w:tc>
          <w:tcPr>
            <w:tcW w:w="1980" w:type="dxa"/>
            <w:tcBorders>
              <w:top w:val="single" w:sz="4" w:space="0" w:color="auto"/>
              <w:left w:val="single" w:sz="4" w:space="0" w:color="auto"/>
              <w:bottom w:val="single" w:sz="4" w:space="0" w:color="auto"/>
              <w:right w:val="single" w:sz="4" w:space="0" w:color="auto"/>
            </w:tcBorders>
          </w:tcPr>
          <w:p w14:paraId="73C7166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bl>
    <w:p w14:paraId="204F7F90" w14:textId="77777777" w:rsidR="00E93DC6" w:rsidRPr="003D73E2" w:rsidRDefault="00CF2477" w:rsidP="00007724">
      <w:pPr>
        <w:numPr>
          <w:ins w:id="15" w:author="VNN.R9" w:date="2005-10-18T07:37:00Z"/>
        </w:numPr>
        <w:spacing w:after="120"/>
        <w:jc w:val="both"/>
        <w:rPr>
          <w:rFonts w:ascii="Arial" w:hAnsi="Arial" w:cs="Arial"/>
          <w:b/>
          <w:bCs/>
          <w:lang w:val="nb-NO"/>
        </w:rPr>
      </w:pPr>
      <w:r w:rsidRPr="003D73E2">
        <w:rPr>
          <w:rFonts w:ascii="Arial" w:hAnsi="Arial" w:cs="Arial"/>
          <w:b/>
          <w:bCs/>
          <w:lang w:val="nb-NO"/>
        </w:rPr>
        <w:t>4.7.11. Đối với Xà gồ chữ T và Xà gồ hình thang ( Hình 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34F391F6"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4DD67B8"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5CE0BE5B"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5FAF72F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F33493A" w14:textId="77777777" w:rsidR="00CF2477" w:rsidRPr="003D73E2" w:rsidRDefault="00CF2477" w:rsidP="00007724">
            <w:pPr>
              <w:pStyle w:val="Heading8"/>
              <w:keepNext w:val="0"/>
              <w:spacing w:after="120"/>
              <w:rPr>
                <w:rFonts w:ascii="Arial" w:hAnsi="Arial" w:cs="Arial"/>
                <w:sz w:val="20"/>
                <w:szCs w:val="20"/>
              </w:rPr>
            </w:pPr>
            <w:r w:rsidRPr="003D73E2">
              <w:rPr>
                <w:rFonts w:ascii="Arial" w:hAnsi="Arial" w:cs="Arial"/>
                <w:sz w:val="20"/>
                <w:szCs w:val="20"/>
              </w:rPr>
              <w:t>Chiều dài</w:t>
            </w:r>
            <w:r w:rsidR="00C62EE8" w:rsidRPr="003D73E2">
              <w:rPr>
                <w:rFonts w:ascii="Arial" w:hAnsi="Arial" w:cs="Arial"/>
                <w:sz w:val="20"/>
                <w:szCs w:val="20"/>
              </w:rPr>
              <w:t xml:space="preserve"> </w:t>
            </w:r>
            <w:r w:rsidRPr="003D73E2">
              <w:rPr>
                <w:rFonts w:ascii="Arial" w:hAnsi="Arial" w:cs="Arial"/>
                <w:sz w:val="20"/>
                <w:szCs w:val="20"/>
              </w:rPr>
              <w:t>(a)</w:t>
            </w:r>
          </w:p>
        </w:tc>
        <w:tc>
          <w:tcPr>
            <w:tcW w:w="1980" w:type="dxa"/>
            <w:tcBorders>
              <w:top w:val="single" w:sz="4" w:space="0" w:color="auto"/>
              <w:left w:val="single" w:sz="4" w:space="0" w:color="auto"/>
              <w:bottom w:val="single" w:sz="4" w:space="0" w:color="auto"/>
              <w:right w:val="single" w:sz="4" w:space="0" w:color="auto"/>
            </w:tcBorders>
          </w:tcPr>
          <w:p w14:paraId="6D8D457B" w14:textId="77777777" w:rsidR="00CF2477" w:rsidRPr="003D73E2" w:rsidRDefault="00C62EE8" w:rsidP="00007724">
            <w:pPr>
              <w:pStyle w:val="Heading5"/>
              <w:keepNext w:val="0"/>
              <w:spacing w:after="120"/>
              <w:jc w:val="center"/>
              <w:rPr>
                <w:rFonts w:ascii="Arial" w:hAnsi="Arial" w:cs="Arial"/>
                <w:sz w:val="20"/>
                <w:szCs w:val="20"/>
              </w:rPr>
            </w:pPr>
            <w:r w:rsidRPr="003D73E2">
              <w:rPr>
                <w:rFonts w:ascii="Arial" w:hAnsi="Arial" w:cs="Arial"/>
                <w:sz w:val="20"/>
                <w:szCs w:val="20"/>
              </w:rPr>
              <w:t xml:space="preserve"> </w:t>
            </w:r>
            <w:r w:rsidR="00CF2477" w:rsidRPr="003D73E2">
              <w:rPr>
                <w:rFonts w:ascii="Arial" w:hAnsi="Arial" w:cs="Arial"/>
                <w:sz w:val="20"/>
                <w:szCs w:val="20"/>
              </w:rPr>
              <w:sym w:font="Symbol" w:char="F0B1"/>
            </w:r>
            <w:r w:rsidR="00CF2477" w:rsidRPr="003D73E2">
              <w:rPr>
                <w:rFonts w:ascii="Arial" w:hAnsi="Arial" w:cs="Arial"/>
                <w:sz w:val="20"/>
                <w:szCs w:val="20"/>
              </w:rPr>
              <w:t xml:space="preserve"> 20</w:t>
            </w:r>
          </w:p>
        </w:tc>
      </w:tr>
      <w:tr w:rsidR="00CF2477" w:rsidRPr="003D73E2" w14:paraId="139D9A0D"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8DB8F74"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4A1B47C8"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7431DC2"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02BA8C3"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45F5F19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0F6F128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4D94969"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cánh</w:t>
            </w:r>
            <w:proofErr w:type="spellEnd"/>
            <w:r w:rsidRPr="003D73E2">
              <w:rPr>
                <w:rFonts w:ascii="Arial" w:hAnsi="Arial" w:cs="Arial"/>
              </w:rPr>
              <w:t xml:space="preserve"> </w:t>
            </w:r>
            <w:proofErr w:type="spellStart"/>
            <w:r w:rsidRPr="003D73E2">
              <w:rPr>
                <w:rFonts w:ascii="Arial" w:hAnsi="Arial" w:cs="Arial"/>
              </w:rPr>
              <w:t>xà</w:t>
            </w:r>
            <w:proofErr w:type="spellEnd"/>
            <w:r w:rsidRPr="003D73E2">
              <w:rPr>
                <w:rFonts w:ascii="Arial" w:hAnsi="Arial" w:cs="Arial"/>
              </w:rPr>
              <w:t xml:space="preserve"> </w:t>
            </w:r>
            <w:proofErr w:type="spellStart"/>
            <w:r w:rsidRPr="003D73E2">
              <w:rPr>
                <w:rFonts w:ascii="Arial" w:hAnsi="Arial" w:cs="Arial"/>
              </w:rPr>
              <w:t>gồ</w:t>
            </w:r>
            <w:proofErr w:type="spellEnd"/>
            <w:r w:rsidR="00C62EE8" w:rsidRPr="003D73E2">
              <w:rPr>
                <w:rFonts w:ascii="Arial" w:hAnsi="Arial" w:cs="Arial"/>
              </w:rPr>
              <w:t xml:space="preserve"> </w:t>
            </w:r>
            <w:r w:rsidRPr="003D73E2">
              <w:rPr>
                <w:rFonts w:ascii="Arial" w:hAnsi="Arial" w:cs="Arial"/>
              </w:rPr>
              <w:t>(d)</w:t>
            </w:r>
          </w:p>
        </w:tc>
        <w:tc>
          <w:tcPr>
            <w:tcW w:w="1980" w:type="dxa"/>
            <w:tcBorders>
              <w:top w:val="single" w:sz="4" w:space="0" w:color="auto"/>
              <w:left w:val="single" w:sz="4" w:space="0" w:color="auto"/>
              <w:bottom w:val="single" w:sz="4" w:space="0" w:color="auto"/>
              <w:right w:val="single" w:sz="4" w:space="0" w:color="auto"/>
            </w:tcBorders>
          </w:tcPr>
          <w:p w14:paraId="0EE201E3"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0CDE5D2"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327375D"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thân</w:t>
            </w:r>
            <w:proofErr w:type="spellEnd"/>
            <w:r w:rsidRPr="003D73E2">
              <w:rPr>
                <w:rFonts w:ascii="Arial" w:hAnsi="Arial" w:cs="Arial"/>
              </w:rPr>
              <w:t xml:space="preserve"> </w:t>
            </w:r>
            <w:proofErr w:type="spellStart"/>
            <w:r w:rsidRPr="003D73E2">
              <w:rPr>
                <w:rFonts w:ascii="Arial" w:hAnsi="Arial" w:cs="Arial"/>
              </w:rPr>
              <w:t>xà</w:t>
            </w:r>
            <w:proofErr w:type="spellEnd"/>
            <w:r w:rsidRPr="003D73E2">
              <w:rPr>
                <w:rFonts w:ascii="Arial" w:hAnsi="Arial" w:cs="Arial"/>
              </w:rPr>
              <w:t xml:space="preserve"> </w:t>
            </w:r>
            <w:proofErr w:type="spellStart"/>
            <w:r w:rsidRPr="003D73E2">
              <w:rPr>
                <w:rFonts w:ascii="Arial" w:hAnsi="Arial" w:cs="Arial"/>
              </w:rPr>
              <w:t>gồ</w:t>
            </w:r>
            <w:proofErr w:type="spellEnd"/>
            <w:r w:rsidR="00C62EE8" w:rsidRPr="003D73E2">
              <w:rPr>
                <w:rFonts w:ascii="Arial" w:hAnsi="Arial" w:cs="Arial"/>
              </w:rPr>
              <w:t xml:space="preserve"> </w:t>
            </w:r>
            <w:r w:rsidRPr="003D73E2">
              <w:rPr>
                <w:rFonts w:ascii="Arial" w:hAnsi="Arial" w:cs="Arial"/>
              </w:rPr>
              <w:t>(b</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0283AE9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1CC7CF6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5F672A5"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p w14:paraId="1A990E1E"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tới</w:t>
            </w:r>
            <w:proofErr w:type="spellEnd"/>
            <w:r w:rsidR="00CF2477" w:rsidRPr="003D73E2">
              <w:rPr>
                <w:rFonts w:ascii="Arial" w:hAnsi="Arial" w:cs="Arial"/>
              </w:rPr>
              <w:t xml:space="preserve"> 1220 cm</w:t>
            </w:r>
          </w:p>
          <w:p w14:paraId="7CBF5722"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tới</w:t>
            </w:r>
            <w:proofErr w:type="spellEnd"/>
            <w:r w:rsidR="00CF2477" w:rsidRPr="003D73E2">
              <w:rPr>
                <w:rFonts w:ascii="Arial" w:hAnsi="Arial" w:cs="Arial"/>
              </w:rPr>
              <w:t xml:space="preserve"> 1220</w:t>
            </w:r>
            <w:r w:rsidR="00CF2477" w:rsidRPr="003D73E2">
              <w:rPr>
                <w:rFonts w:ascii="Arial" w:hAnsi="Arial" w:cs="Arial"/>
              </w:rPr>
              <w:sym w:font="Symbol" w:char="F0B8"/>
            </w:r>
            <w:r w:rsidR="00CF2477" w:rsidRPr="003D73E2">
              <w:rPr>
                <w:rFonts w:ascii="Arial" w:hAnsi="Arial" w:cs="Arial"/>
              </w:rPr>
              <w:t>1830 cm</w:t>
            </w:r>
          </w:p>
          <w:p w14:paraId="537EA312"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tới</w:t>
            </w:r>
            <w:proofErr w:type="spellEnd"/>
            <w:r w:rsidR="00CF2477" w:rsidRPr="003D73E2">
              <w:rPr>
                <w:rFonts w:ascii="Arial" w:hAnsi="Arial" w:cs="Arial"/>
              </w:rPr>
              <w:t xml:space="preserve"> </w:t>
            </w:r>
            <w:proofErr w:type="spellStart"/>
            <w:r w:rsidR="00CF2477" w:rsidRPr="003D73E2">
              <w:rPr>
                <w:rFonts w:ascii="Arial" w:hAnsi="Arial" w:cs="Arial"/>
              </w:rPr>
              <w:t>lớn</w:t>
            </w:r>
            <w:proofErr w:type="spellEnd"/>
            <w:r w:rsidR="00CF2477" w:rsidRPr="003D73E2">
              <w:rPr>
                <w:rFonts w:ascii="Arial" w:hAnsi="Arial" w:cs="Arial"/>
              </w:rPr>
              <w:t xml:space="preserve"> </w:t>
            </w:r>
            <w:proofErr w:type="spellStart"/>
            <w:r w:rsidR="00CF2477" w:rsidRPr="003D73E2">
              <w:rPr>
                <w:rFonts w:ascii="Arial" w:hAnsi="Arial" w:cs="Arial"/>
              </w:rPr>
              <w:t>hơn</w:t>
            </w:r>
            <w:proofErr w:type="spellEnd"/>
            <w:r w:rsidR="00CF2477" w:rsidRPr="003D73E2">
              <w:rPr>
                <w:rFonts w:ascii="Arial" w:hAnsi="Arial" w:cs="Arial"/>
              </w:rPr>
              <w:t xml:space="preserve"> 1830 cm</w:t>
            </w:r>
          </w:p>
        </w:tc>
        <w:tc>
          <w:tcPr>
            <w:tcW w:w="1980" w:type="dxa"/>
            <w:tcBorders>
              <w:top w:val="single" w:sz="4" w:space="0" w:color="auto"/>
              <w:left w:val="single" w:sz="4" w:space="0" w:color="auto"/>
              <w:bottom w:val="single" w:sz="4" w:space="0" w:color="auto"/>
              <w:right w:val="single" w:sz="4" w:space="0" w:color="auto"/>
            </w:tcBorders>
            <w:vAlign w:val="center"/>
          </w:tcPr>
          <w:p w14:paraId="3C42BCC9" w14:textId="77777777" w:rsidR="00CF2477" w:rsidRPr="003D73E2" w:rsidRDefault="00CF2477" w:rsidP="00007724">
            <w:pPr>
              <w:spacing w:after="120"/>
              <w:jc w:val="center"/>
              <w:rPr>
                <w:rFonts w:ascii="Arial" w:hAnsi="Arial" w:cs="Arial"/>
              </w:rPr>
            </w:pPr>
          </w:p>
          <w:p w14:paraId="67513D4A"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15</w:t>
            </w:r>
          </w:p>
          <w:p w14:paraId="32A92AA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p w14:paraId="1ED642A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25</w:t>
            </w:r>
          </w:p>
        </w:tc>
      </w:tr>
      <w:tr w:rsidR="00CF2477" w:rsidRPr="003D73E2" w14:paraId="51D1B22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86D120A"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(g)</w:t>
            </w:r>
          </w:p>
        </w:tc>
        <w:tc>
          <w:tcPr>
            <w:tcW w:w="1980" w:type="dxa"/>
            <w:tcBorders>
              <w:top w:val="single" w:sz="4" w:space="0" w:color="auto"/>
              <w:left w:val="single" w:sz="4" w:space="0" w:color="auto"/>
              <w:bottom w:val="single" w:sz="4" w:space="0" w:color="auto"/>
              <w:right w:val="single" w:sz="4" w:space="0" w:color="auto"/>
            </w:tcBorders>
          </w:tcPr>
          <w:p w14:paraId="4B59DF20"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56540A16"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4AB7E37"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72160933"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526BE83B"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10B8FF45" w14:textId="77777777" w:rsidR="00CF2477" w:rsidRPr="003D73E2" w:rsidRDefault="00CF2477" w:rsidP="00007724">
            <w:pPr>
              <w:spacing w:after="120"/>
              <w:jc w:val="center"/>
              <w:rPr>
                <w:rFonts w:ascii="Arial" w:hAnsi="Arial" w:cs="Arial"/>
              </w:rPr>
            </w:pPr>
          </w:p>
          <w:p w14:paraId="2425B9C2" w14:textId="77777777" w:rsidR="00CF2477" w:rsidRPr="003D73E2" w:rsidRDefault="00CF2477" w:rsidP="00007724">
            <w:pPr>
              <w:spacing w:after="120"/>
              <w:jc w:val="center"/>
              <w:rPr>
                <w:rFonts w:ascii="Arial" w:hAnsi="Arial" w:cs="Arial"/>
              </w:rPr>
            </w:pPr>
            <w:r w:rsidRPr="003D73E2">
              <w:rPr>
                <w:rFonts w:ascii="Arial" w:hAnsi="Arial" w:cs="Arial"/>
              </w:rPr>
              <w:t>15</w:t>
            </w:r>
          </w:p>
        </w:tc>
      </w:tr>
      <w:tr w:rsidR="00CF2477" w:rsidRPr="003D73E2" w14:paraId="03330B6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113DA30"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21A6485E"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485CD07B"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8492C4F"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(m, m</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0A35ADE5"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15</w:t>
            </w:r>
          </w:p>
        </w:tc>
      </w:tr>
      <w:tr w:rsidR="00CF2477" w:rsidRPr="003D73E2" w14:paraId="40A5044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BB6D18E"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(n)</w:t>
            </w:r>
          </w:p>
        </w:tc>
        <w:tc>
          <w:tcPr>
            <w:tcW w:w="1980" w:type="dxa"/>
            <w:tcBorders>
              <w:top w:val="single" w:sz="4" w:space="0" w:color="auto"/>
              <w:left w:val="single" w:sz="4" w:space="0" w:color="auto"/>
              <w:bottom w:val="single" w:sz="4" w:space="0" w:color="auto"/>
              <w:right w:val="single" w:sz="4" w:space="0" w:color="auto"/>
            </w:tcBorders>
          </w:tcPr>
          <w:p w14:paraId="1F920A6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009282C4"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5A1035D"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5D0AC0C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5990910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FAF3EF8"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gối</w:t>
            </w:r>
            <w:proofErr w:type="spellEnd"/>
            <w:r w:rsidRPr="003D73E2">
              <w:rPr>
                <w:rFonts w:ascii="Arial" w:hAnsi="Arial" w:cs="Arial"/>
              </w:rPr>
              <w:t xml:space="preserve"> </w:t>
            </w:r>
            <w:proofErr w:type="spellStart"/>
            <w:r w:rsidRPr="003D73E2">
              <w:rPr>
                <w:rFonts w:ascii="Arial" w:hAnsi="Arial" w:cs="Arial"/>
              </w:rPr>
              <w:t>đỡ</w:t>
            </w:r>
            <w:proofErr w:type="spellEnd"/>
            <w:r w:rsidR="00C62EE8" w:rsidRPr="003D73E2">
              <w:rPr>
                <w:rFonts w:ascii="Arial" w:hAnsi="Arial" w:cs="Arial"/>
              </w:rPr>
              <w:t xml:space="preserve"> </w:t>
            </w:r>
            <w:r w:rsidRPr="003D73E2">
              <w:rPr>
                <w:rFonts w:ascii="Arial" w:hAnsi="Arial" w:cs="Arial"/>
              </w:rPr>
              <w:t>(p)</w:t>
            </w:r>
          </w:p>
        </w:tc>
        <w:tc>
          <w:tcPr>
            <w:tcW w:w="1980" w:type="dxa"/>
            <w:tcBorders>
              <w:top w:val="single" w:sz="4" w:space="0" w:color="auto"/>
              <w:left w:val="single" w:sz="4" w:space="0" w:color="auto"/>
              <w:bottom w:val="single" w:sz="4" w:space="0" w:color="auto"/>
              <w:right w:val="single" w:sz="4" w:space="0" w:color="auto"/>
            </w:tcBorders>
          </w:tcPr>
          <w:p w14:paraId="510F788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5A74BA4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1A179202"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15490483"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2D3EC865"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5C9A8403" w14:textId="77777777" w:rsidR="00CF2477" w:rsidRPr="003D73E2" w:rsidRDefault="00CF2477" w:rsidP="00007724">
            <w:pPr>
              <w:spacing w:after="120"/>
              <w:jc w:val="center"/>
              <w:rPr>
                <w:rFonts w:ascii="Arial" w:hAnsi="Arial" w:cs="Arial"/>
                <w:lang w:val="it-IT"/>
              </w:rPr>
            </w:pPr>
          </w:p>
          <w:p w14:paraId="2EC73F35"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2CD09F1C"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76D27BE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B1A3B96"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cục</w:t>
            </w:r>
            <w:proofErr w:type="spellEnd"/>
            <w:r w:rsidRPr="003D73E2">
              <w:rPr>
                <w:rFonts w:ascii="Arial" w:hAnsi="Arial" w:cs="Arial"/>
              </w:rPr>
              <w:t xml:space="preserve"> </w:t>
            </w:r>
            <w:proofErr w:type="spellStart"/>
            <w:r w:rsidRPr="003D73E2">
              <w:rPr>
                <w:rFonts w:ascii="Arial" w:hAnsi="Arial" w:cs="Arial"/>
              </w:rPr>
              <w:t>bộ</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bất</w:t>
            </w:r>
            <w:proofErr w:type="spellEnd"/>
            <w:r w:rsidRPr="003D73E2">
              <w:rPr>
                <w:rFonts w:ascii="Arial" w:hAnsi="Arial" w:cs="Arial"/>
              </w:rPr>
              <w:t xml:space="preserve"> </w:t>
            </w:r>
            <w:proofErr w:type="spellStart"/>
            <w:r w:rsidRPr="003D73E2">
              <w:rPr>
                <w:rFonts w:ascii="Arial" w:hAnsi="Arial" w:cs="Arial"/>
              </w:rPr>
              <w:t>kỳ</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nào</w:t>
            </w:r>
            <w:proofErr w:type="spellEnd"/>
            <w:r w:rsidRPr="003D73E2">
              <w:rPr>
                <w:rFonts w:ascii="Arial" w:hAnsi="Arial" w:cs="Arial"/>
              </w:rPr>
              <w:t xml:space="preserve"> </w:t>
            </w:r>
            <w:proofErr w:type="gramStart"/>
            <w:r w:rsidRPr="003D73E2">
              <w:rPr>
                <w:rFonts w:ascii="Arial" w:hAnsi="Arial" w:cs="Arial"/>
              </w:rPr>
              <w:t xml:space="preserve">( </w:t>
            </w:r>
            <w:proofErr w:type="spellStart"/>
            <w:r w:rsidRPr="003D73E2">
              <w:rPr>
                <w:rFonts w:ascii="Arial" w:hAnsi="Arial" w:cs="Arial"/>
              </w:rPr>
              <w:t>Không</w:t>
            </w:r>
            <w:proofErr w:type="spellEnd"/>
            <w:proofErr w:type="gramEnd"/>
            <w:r w:rsidRPr="003D73E2">
              <w:rPr>
                <w:rFonts w:ascii="Arial" w:hAnsi="Arial" w:cs="Arial"/>
              </w:rPr>
              <w:t xml:space="preserve"> </w:t>
            </w:r>
            <w:proofErr w:type="spellStart"/>
            <w:r w:rsidRPr="003D73E2">
              <w:rPr>
                <w:rFonts w:ascii="Arial" w:hAnsi="Arial" w:cs="Arial"/>
              </w:rPr>
              <w:t>áp</w:t>
            </w:r>
            <w:proofErr w:type="spellEnd"/>
            <w:r w:rsidRPr="003D73E2">
              <w:rPr>
                <w:rFonts w:ascii="Arial" w:hAnsi="Arial" w:cs="Arial"/>
              </w:rPr>
              <w:t xml:space="preserve"> </w:t>
            </w:r>
            <w:proofErr w:type="spellStart"/>
            <w:r w:rsidRPr="003D73E2">
              <w:rPr>
                <w:rFonts w:ascii="Arial" w:hAnsi="Arial" w:cs="Arial"/>
              </w:rPr>
              <w:t>dụng</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nhìn</w:t>
            </w:r>
            <w:proofErr w:type="spellEnd"/>
            <w:r w:rsidRPr="003D73E2">
              <w:rPr>
                <w:rFonts w:ascii="Arial" w:hAnsi="Arial" w:cs="Arial"/>
              </w:rPr>
              <w:t xml:space="preserve"> </w:t>
            </w:r>
            <w:proofErr w:type="spellStart"/>
            <w:r w:rsidRPr="003D73E2">
              <w:rPr>
                <w:rFonts w:ascii="Arial" w:hAnsi="Arial" w:cs="Arial"/>
              </w:rPr>
              <w:t>thấy</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(w)</w:t>
            </w:r>
          </w:p>
        </w:tc>
        <w:tc>
          <w:tcPr>
            <w:tcW w:w="1980" w:type="dxa"/>
            <w:tcBorders>
              <w:top w:val="single" w:sz="4" w:space="0" w:color="auto"/>
              <w:left w:val="single" w:sz="4" w:space="0" w:color="auto"/>
              <w:bottom w:val="single" w:sz="4" w:space="0" w:color="auto"/>
              <w:right w:val="single" w:sz="4" w:space="0" w:color="auto"/>
            </w:tcBorders>
          </w:tcPr>
          <w:p w14:paraId="486CB98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0E15D67F" w14:textId="77777777" w:rsidR="00CF2477" w:rsidRPr="003D73E2" w:rsidRDefault="00CF2477" w:rsidP="00007724">
            <w:pPr>
              <w:spacing w:after="120"/>
              <w:jc w:val="center"/>
              <w:rPr>
                <w:rFonts w:ascii="Arial" w:hAnsi="Arial" w:cs="Arial"/>
              </w:rPr>
            </w:pPr>
          </w:p>
        </w:tc>
      </w:tr>
    </w:tbl>
    <w:p w14:paraId="03E969B4" w14:textId="77777777" w:rsidR="00CF2477" w:rsidRPr="003D73E2" w:rsidRDefault="00CF2477" w:rsidP="00007724">
      <w:pPr>
        <w:spacing w:after="120"/>
        <w:rPr>
          <w:rFonts w:ascii="Arial" w:hAnsi="Arial" w:cs="Arial"/>
          <w:b/>
          <w:bCs/>
        </w:rPr>
      </w:pPr>
      <w:r w:rsidRPr="003D73E2">
        <w:rPr>
          <w:rFonts w:ascii="Arial" w:hAnsi="Arial" w:cs="Arial"/>
          <w:b/>
          <w:bCs/>
        </w:rPr>
        <w:t xml:space="preserve">4.7.12.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rỗng</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có</w:t>
      </w:r>
      <w:proofErr w:type="spellEnd"/>
      <w:r w:rsidRPr="003D73E2">
        <w:rPr>
          <w:rFonts w:ascii="Arial" w:hAnsi="Arial" w:cs="Arial"/>
          <w:b/>
          <w:bCs/>
        </w:rPr>
        <w:t xml:space="preserve"> </w:t>
      </w:r>
      <w:proofErr w:type="spellStart"/>
      <w:r w:rsidRPr="003D73E2">
        <w:rPr>
          <w:rFonts w:ascii="Arial" w:hAnsi="Arial" w:cs="Arial"/>
          <w:b/>
          <w:bCs/>
        </w:rPr>
        <w:t>lớp</w:t>
      </w:r>
      <w:proofErr w:type="spellEnd"/>
      <w:r w:rsidRPr="003D73E2">
        <w:rPr>
          <w:rFonts w:ascii="Arial" w:hAnsi="Arial" w:cs="Arial"/>
          <w:b/>
          <w:bCs/>
        </w:rPr>
        <w:t xml:space="preserve"> </w:t>
      </w:r>
      <w:proofErr w:type="spellStart"/>
      <w:r w:rsidRPr="003D73E2">
        <w:rPr>
          <w:rFonts w:ascii="Arial" w:hAnsi="Arial" w:cs="Arial"/>
          <w:b/>
          <w:bCs/>
        </w:rPr>
        <w:t>xốp</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3.7.1, </w:t>
      </w:r>
      <w:proofErr w:type="spellStart"/>
      <w:r w:rsidRPr="003D73E2">
        <w:rPr>
          <w:rFonts w:ascii="Arial" w:hAnsi="Arial" w:cs="Arial"/>
          <w:b/>
          <w:bCs/>
        </w:rPr>
        <w:t>hình</w:t>
      </w:r>
      <w:proofErr w:type="spellEnd"/>
      <w:r w:rsidRPr="003D73E2">
        <w:rPr>
          <w:rFonts w:ascii="Arial" w:hAnsi="Arial" w:cs="Arial"/>
          <w:b/>
          <w:bCs/>
        </w:rPr>
        <w:t xml:space="preserve"> 3.7.2.)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46F84134"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2C88C4D5" w14:textId="77777777" w:rsidR="00CF2477" w:rsidRPr="003D73E2" w:rsidRDefault="00CF2477" w:rsidP="00007724">
            <w:pPr>
              <w:spacing w:after="120"/>
              <w:jc w:val="center"/>
              <w:rPr>
                <w:rFonts w:ascii="Arial" w:hAnsi="Arial" w:cs="Arial"/>
              </w:rPr>
            </w:pPr>
            <w:r w:rsidRPr="003D73E2">
              <w:rPr>
                <w:rFonts w:ascii="Arial" w:hAnsi="Arial" w:cs="Arial"/>
              </w:rPr>
              <w:t>KÍCH THƯỚC ĐO</w:t>
            </w:r>
          </w:p>
        </w:tc>
        <w:tc>
          <w:tcPr>
            <w:tcW w:w="1980" w:type="dxa"/>
            <w:tcBorders>
              <w:top w:val="single" w:sz="4" w:space="0" w:color="auto"/>
              <w:left w:val="single" w:sz="4" w:space="0" w:color="auto"/>
              <w:bottom w:val="single" w:sz="4" w:space="0" w:color="auto"/>
              <w:right w:val="single" w:sz="4" w:space="0" w:color="auto"/>
            </w:tcBorders>
            <w:vAlign w:val="center"/>
          </w:tcPr>
          <w:p w14:paraId="15F3D9D3"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5F87CDCE"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CEA41A8"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dài</w:t>
            </w:r>
            <w:proofErr w:type="spellEnd"/>
            <w:r w:rsidR="00C62EE8" w:rsidRPr="003D73E2">
              <w:rPr>
                <w:rFonts w:ascii="Arial" w:hAnsi="Arial" w:cs="Arial"/>
              </w:rPr>
              <w:t xml:space="preserve"> </w:t>
            </w:r>
            <w:r w:rsidRPr="003D73E2">
              <w:rPr>
                <w:rFonts w:ascii="Arial" w:hAnsi="Arial" w:cs="Arial"/>
              </w:rPr>
              <w:t>(a)</w:t>
            </w:r>
          </w:p>
        </w:tc>
        <w:tc>
          <w:tcPr>
            <w:tcW w:w="1980" w:type="dxa"/>
            <w:tcBorders>
              <w:top w:val="single" w:sz="4" w:space="0" w:color="auto"/>
              <w:left w:val="single" w:sz="4" w:space="0" w:color="auto"/>
              <w:bottom w:val="single" w:sz="4" w:space="0" w:color="auto"/>
              <w:right w:val="single" w:sz="4" w:space="0" w:color="auto"/>
            </w:tcBorders>
          </w:tcPr>
          <w:p w14:paraId="01E594BD" w14:textId="77777777" w:rsidR="00CF2477" w:rsidRPr="003D73E2" w:rsidRDefault="00CF2477" w:rsidP="00007724">
            <w:pPr>
              <w:spacing w:after="120"/>
              <w:jc w:val="center"/>
              <w:rPr>
                <w:rFonts w:ascii="Arial" w:hAnsi="Arial" w:cs="Arial"/>
              </w:rPr>
            </w:pPr>
            <w:r w:rsidRPr="003D73E2">
              <w:rPr>
                <w:rFonts w:ascii="Arial" w:hAnsi="Arial" w:cs="Arial"/>
              </w:rPr>
              <w:t>+15, -10</w:t>
            </w:r>
          </w:p>
        </w:tc>
      </w:tr>
      <w:tr w:rsidR="00CF2477" w:rsidRPr="003D73E2" w14:paraId="2DA65898"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7EF4C0D"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32457500"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1A893B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1A17FA8"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0BAB31F7"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6425129B"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B37BC27"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gờ</w:t>
            </w:r>
            <w:proofErr w:type="spellEnd"/>
            <w:r w:rsidR="00C62EE8" w:rsidRPr="003D73E2">
              <w:rPr>
                <w:rFonts w:ascii="Arial" w:hAnsi="Arial" w:cs="Arial"/>
              </w:rPr>
              <w:t xml:space="preserve"> </w:t>
            </w:r>
            <w:r w:rsidRPr="003D73E2">
              <w:rPr>
                <w:rFonts w:ascii="Arial" w:hAnsi="Arial" w:cs="Arial"/>
              </w:rPr>
              <w:t>(c</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243A1ADB"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2036177"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D47B659"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rỗng</w:t>
            </w:r>
            <w:proofErr w:type="spellEnd"/>
            <w:r w:rsidR="00C62EE8" w:rsidRPr="003D73E2">
              <w:rPr>
                <w:rFonts w:ascii="Arial" w:hAnsi="Arial" w:cs="Arial"/>
              </w:rPr>
              <w:t xml:space="preserve"> </w:t>
            </w:r>
            <w:r w:rsidRPr="003D73E2">
              <w:rPr>
                <w:rFonts w:ascii="Arial" w:hAnsi="Arial" w:cs="Arial"/>
              </w:rPr>
              <w:t>(c</w:t>
            </w:r>
            <w:r w:rsidRPr="003D73E2">
              <w:rPr>
                <w:rFonts w:ascii="Arial" w:hAnsi="Arial" w:cs="Arial"/>
                <w:vertAlign w:val="subscript"/>
              </w:rPr>
              <w:t>2</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432B5FB4"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70F4012A"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6BF13B6"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gân</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sàn</w:t>
            </w:r>
            <w:proofErr w:type="spellEnd"/>
            <w:r w:rsidRPr="003D73E2">
              <w:rPr>
                <w:rFonts w:ascii="Arial" w:hAnsi="Arial" w:cs="Arial"/>
              </w:rPr>
              <w:t xml:space="preserve"> (d) </w:t>
            </w:r>
          </w:p>
        </w:tc>
        <w:tc>
          <w:tcPr>
            <w:tcW w:w="1980" w:type="dxa"/>
            <w:tcBorders>
              <w:top w:val="single" w:sz="4" w:space="0" w:color="auto"/>
              <w:left w:val="single" w:sz="4" w:space="0" w:color="auto"/>
              <w:bottom w:val="single" w:sz="4" w:space="0" w:color="auto"/>
              <w:right w:val="single" w:sz="4" w:space="0" w:color="auto"/>
            </w:tcBorders>
          </w:tcPr>
          <w:p w14:paraId="6B63DBC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F95AED4"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BDDA35D" w14:textId="77777777" w:rsidR="00CF2477" w:rsidRPr="003D73E2" w:rsidRDefault="00CF2477" w:rsidP="00007724">
            <w:pPr>
              <w:spacing w:after="120"/>
              <w:rPr>
                <w:rFonts w:ascii="Arial" w:hAnsi="Arial" w:cs="Arial"/>
              </w:rPr>
            </w:pPr>
            <w:proofErr w:type="spellStart"/>
            <w:r w:rsidRPr="003D73E2">
              <w:rPr>
                <w:rFonts w:ascii="Arial" w:hAnsi="Arial" w:cs="Arial"/>
              </w:rPr>
              <w:lastRenderedPageBreak/>
              <w:t>Chiều</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bên</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bên</w:t>
            </w:r>
            <w:proofErr w:type="spellEnd"/>
            <w:r w:rsidRPr="003D73E2">
              <w:rPr>
                <w:rFonts w:ascii="Arial" w:hAnsi="Arial" w:cs="Arial"/>
              </w:rPr>
              <w:t xml:space="preserve"> </w:t>
            </w:r>
            <w:proofErr w:type="spellStart"/>
            <w:r w:rsidRPr="003D73E2">
              <w:rPr>
                <w:rFonts w:ascii="Arial" w:hAnsi="Arial" w:cs="Arial"/>
              </w:rPr>
              <w:t>dưới</w:t>
            </w:r>
            <w:proofErr w:type="spellEnd"/>
            <w:r w:rsidR="00C62EE8" w:rsidRPr="003D73E2">
              <w:rPr>
                <w:rFonts w:ascii="Arial" w:hAnsi="Arial" w:cs="Arial"/>
              </w:rPr>
              <w:t xml:space="preserve"> </w:t>
            </w:r>
            <w:r w:rsidRPr="003D73E2">
              <w:rPr>
                <w:rFonts w:ascii="Arial" w:hAnsi="Arial" w:cs="Arial"/>
              </w:rPr>
              <w:t>(d</w:t>
            </w:r>
            <w:r w:rsidRPr="003D73E2">
              <w:rPr>
                <w:rFonts w:ascii="Arial" w:hAnsi="Arial" w:cs="Arial"/>
                <w:vertAlign w:val="subscript"/>
              </w:rPr>
              <w:t>1</w:t>
            </w:r>
            <w:r w:rsidRPr="003D73E2">
              <w:rPr>
                <w:rFonts w:ascii="Arial" w:hAnsi="Arial" w:cs="Arial"/>
              </w:rPr>
              <w:t>, d</w:t>
            </w:r>
            <w:r w:rsidRPr="003D73E2">
              <w:rPr>
                <w:rFonts w:ascii="Arial" w:hAnsi="Arial" w:cs="Arial"/>
                <w:vertAlign w:val="subscript"/>
              </w:rPr>
              <w:t>2</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60D11168"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2F2A3FA"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C60D202"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gân</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sàn</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phương</w:t>
            </w:r>
            <w:proofErr w:type="spellEnd"/>
            <w:r w:rsidRPr="003D73E2">
              <w:rPr>
                <w:rFonts w:ascii="Arial" w:hAnsi="Arial" w:cs="Arial"/>
              </w:rPr>
              <w:t xml:space="preserve"> </w:t>
            </w:r>
            <w:proofErr w:type="spellStart"/>
            <w:r w:rsidRPr="003D73E2">
              <w:rPr>
                <w:rFonts w:ascii="Arial" w:hAnsi="Arial" w:cs="Arial"/>
              </w:rPr>
              <w:t>dọc</w:t>
            </w:r>
            <w:proofErr w:type="spellEnd"/>
            <w:r w:rsidRPr="003D73E2">
              <w:rPr>
                <w:rFonts w:ascii="Arial" w:hAnsi="Arial" w:cs="Arial"/>
              </w:rPr>
              <w:t xml:space="preserve"> (d</w:t>
            </w:r>
            <w:r w:rsidRPr="003D73E2">
              <w:rPr>
                <w:rFonts w:ascii="Arial" w:hAnsi="Arial" w:cs="Arial"/>
                <w:vertAlign w:val="subscript"/>
              </w:rPr>
              <w:t>3</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69656C25"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6803A90C"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189942C"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(k, k</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76063A9E"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6BB0D081"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6F790FB1" w14:textId="77777777" w:rsidR="00CF2477" w:rsidRPr="003D73E2" w:rsidRDefault="00CF2477" w:rsidP="00007724">
            <w:pPr>
              <w:spacing w:after="120"/>
              <w:rPr>
                <w:rFonts w:ascii="Arial" w:hAnsi="Arial" w:cs="Arial"/>
              </w:rPr>
            </w:pPr>
            <w:r w:rsidRPr="003D73E2">
              <w:rPr>
                <w:rFonts w:ascii="Arial" w:hAnsi="Arial" w:cs="Arial"/>
                <w:lang w:val="it-IT"/>
              </w:rPr>
              <w:t>Kích thước của lỗ chờ</w:t>
            </w:r>
            <w:r w:rsidR="00C62EE8" w:rsidRPr="003D73E2">
              <w:rPr>
                <w:rFonts w:ascii="Arial" w:hAnsi="Arial" w:cs="Arial"/>
                <w:lang w:val="it-IT"/>
              </w:rPr>
              <w:t xml:space="preserve"> </w:t>
            </w:r>
            <w:r w:rsidRPr="003D73E2">
              <w:rPr>
                <w:rFonts w:ascii="Arial" w:hAnsi="Arial" w:cs="Arial"/>
                <w:lang w:val="it-IT"/>
              </w:rPr>
              <w:t>(x)</w:t>
            </w:r>
          </w:p>
        </w:tc>
        <w:tc>
          <w:tcPr>
            <w:tcW w:w="1980" w:type="dxa"/>
            <w:tcBorders>
              <w:top w:val="single" w:sz="4" w:space="0" w:color="auto"/>
              <w:left w:val="single" w:sz="4" w:space="0" w:color="auto"/>
              <w:bottom w:val="single" w:sz="4" w:space="0" w:color="auto"/>
              <w:right w:val="single" w:sz="4" w:space="0" w:color="auto"/>
            </w:tcBorders>
          </w:tcPr>
          <w:p w14:paraId="125BED71"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02E4D5D5"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793BD780"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(g)</w:t>
            </w:r>
          </w:p>
        </w:tc>
        <w:tc>
          <w:tcPr>
            <w:tcW w:w="1980" w:type="dxa"/>
            <w:tcBorders>
              <w:top w:val="single" w:sz="4" w:space="0" w:color="auto"/>
              <w:left w:val="single" w:sz="4" w:space="0" w:color="auto"/>
              <w:bottom w:val="single" w:sz="4" w:space="0" w:color="auto"/>
              <w:right w:val="single" w:sz="4" w:space="0" w:color="auto"/>
            </w:tcBorders>
          </w:tcPr>
          <w:p w14:paraId="07C74669"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78D6499E"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FEBFBE3"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tcPr>
          <w:p w14:paraId="3B2AED16"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33F4BAB3"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FD3306D"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tim</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73F5B384"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11EFD3D0"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4EAB46A9"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00C62EE8" w:rsidRPr="003D73E2">
              <w:rPr>
                <w:rFonts w:ascii="Arial" w:hAnsi="Arial" w:cs="Arial"/>
              </w:rPr>
              <w:t xml:space="preserve"> </w:t>
            </w:r>
            <w:r w:rsidRPr="003D73E2">
              <w:rPr>
                <w:rFonts w:ascii="Arial" w:hAnsi="Arial" w:cs="Arial"/>
              </w:rPr>
              <w:t>(m, m</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1BC28EDF"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767F5ECB"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389D7B06"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những</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(o)</w:t>
            </w:r>
          </w:p>
        </w:tc>
        <w:tc>
          <w:tcPr>
            <w:tcW w:w="1980" w:type="dxa"/>
            <w:tcBorders>
              <w:top w:val="single" w:sz="4" w:space="0" w:color="auto"/>
              <w:left w:val="single" w:sz="4" w:space="0" w:color="auto"/>
              <w:bottom w:val="single" w:sz="4" w:space="0" w:color="auto"/>
              <w:right w:val="single" w:sz="4" w:space="0" w:color="auto"/>
            </w:tcBorders>
          </w:tcPr>
          <w:p w14:paraId="0C857252"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4AF763CD"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F649BFE"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21C117B2"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07B6D8E4"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0CAB5269" w14:textId="77777777" w:rsidR="00CF2477" w:rsidRPr="003D73E2" w:rsidRDefault="00CF2477" w:rsidP="00007724">
            <w:pPr>
              <w:spacing w:after="120"/>
              <w:jc w:val="center"/>
              <w:rPr>
                <w:rFonts w:ascii="Arial" w:hAnsi="Arial" w:cs="Arial"/>
              </w:rPr>
            </w:pPr>
          </w:p>
          <w:p w14:paraId="238546BC" w14:textId="77777777" w:rsidR="00CF2477" w:rsidRPr="003D73E2" w:rsidRDefault="00CF2477" w:rsidP="00007724">
            <w:pPr>
              <w:spacing w:after="120"/>
              <w:jc w:val="center"/>
              <w:rPr>
                <w:rFonts w:ascii="Arial" w:hAnsi="Arial" w:cs="Arial"/>
              </w:rPr>
            </w:pPr>
            <w:r w:rsidRPr="003D73E2">
              <w:rPr>
                <w:rFonts w:ascii="Arial" w:hAnsi="Arial" w:cs="Arial"/>
              </w:rPr>
              <w:t>15</w:t>
            </w:r>
          </w:p>
        </w:tc>
      </w:tr>
      <w:tr w:rsidR="00CF2477" w:rsidRPr="003D73E2" w14:paraId="2D9A8C15"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0FBC9095"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nghiêng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gân</w:t>
            </w:r>
            <w:proofErr w:type="spellEnd"/>
            <w:r w:rsidRPr="003D73E2">
              <w:rPr>
                <w:rFonts w:ascii="Arial" w:hAnsi="Arial" w:cs="Arial"/>
              </w:rPr>
              <w:t xml:space="preserve"> </w:t>
            </w:r>
            <w:proofErr w:type="spellStart"/>
            <w:r w:rsidRPr="003D73E2">
              <w:rPr>
                <w:rFonts w:ascii="Arial" w:hAnsi="Arial" w:cs="Arial"/>
              </w:rPr>
              <w:t>ngoài</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sàn</w:t>
            </w:r>
            <w:proofErr w:type="spellEnd"/>
            <w:r w:rsidR="00C62EE8" w:rsidRPr="003D73E2">
              <w:rPr>
                <w:rFonts w:ascii="Arial" w:hAnsi="Arial" w:cs="Arial"/>
              </w:rPr>
              <w:t xml:space="preserve"> </w:t>
            </w:r>
            <w:r w:rsidRPr="003D73E2">
              <w:rPr>
                <w:rFonts w:ascii="Arial" w:hAnsi="Arial" w:cs="Arial"/>
              </w:rPr>
              <w:t>(s)</w:t>
            </w:r>
          </w:p>
        </w:tc>
        <w:tc>
          <w:tcPr>
            <w:tcW w:w="1980" w:type="dxa"/>
            <w:tcBorders>
              <w:top w:val="single" w:sz="4" w:space="0" w:color="auto"/>
              <w:left w:val="single" w:sz="4" w:space="0" w:color="auto"/>
              <w:bottom w:val="single" w:sz="4" w:space="0" w:color="auto"/>
              <w:right w:val="single" w:sz="4" w:space="0" w:color="auto"/>
            </w:tcBorders>
          </w:tcPr>
          <w:p w14:paraId="50036730"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22C5A6E"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1CFCCDD5"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(q)</w:t>
            </w:r>
          </w:p>
          <w:p w14:paraId="297133CE"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Theo </w:t>
            </w:r>
            <w:proofErr w:type="spellStart"/>
            <w:r w:rsidR="00CF2477" w:rsidRPr="003D73E2">
              <w:rPr>
                <w:rFonts w:ascii="Arial" w:hAnsi="Arial" w:cs="Arial"/>
              </w:rPr>
              <w:t>phương</w:t>
            </w:r>
            <w:proofErr w:type="spellEnd"/>
            <w:r w:rsidR="00CF2477" w:rsidRPr="003D73E2">
              <w:rPr>
                <w:rFonts w:ascii="Arial" w:hAnsi="Arial" w:cs="Arial"/>
              </w:rPr>
              <w:t xml:space="preserve"> </w:t>
            </w:r>
            <w:proofErr w:type="spellStart"/>
            <w:r w:rsidR="00CF2477" w:rsidRPr="003D73E2">
              <w:rPr>
                <w:rFonts w:ascii="Arial" w:hAnsi="Arial" w:cs="Arial"/>
              </w:rPr>
              <w:t>đứng</w:t>
            </w:r>
            <w:proofErr w:type="spellEnd"/>
            <w:r w:rsidR="00CF2477" w:rsidRPr="003D73E2">
              <w:rPr>
                <w:rFonts w:ascii="Arial" w:hAnsi="Arial" w:cs="Arial"/>
              </w:rPr>
              <w:t xml:space="preserve"> (q</w:t>
            </w:r>
            <w:r w:rsidR="00CF2477" w:rsidRPr="003D73E2">
              <w:rPr>
                <w:rFonts w:ascii="Arial" w:hAnsi="Arial" w:cs="Arial"/>
                <w:vertAlign w:val="subscript"/>
              </w:rPr>
              <w:t>1</w:t>
            </w:r>
            <w:r w:rsidR="00CF2477" w:rsidRPr="003D73E2">
              <w:rPr>
                <w:rFonts w:ascii="Arial" w:hAnsi="Arial" w:cs="Arial"/>
              </w:rPr>
              <w:t>)</w:t>
            </w:r>
          </w:p>
          <w:p w14:paraId="76DD2DFD"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Theo </w:t>
            </w:r>
            <w:proofErr w:type="spellStart"/>
            <w:r w:rsidR="00CF2477" w:rsidRPr="003D73E2">
              <w:rPr>
                <w:rFonts w:ascii="Arial" w:hAnsi="Arial" w:cs="Arial"/>
              </w:rPr>
              <w:t>phương</w:t>
            </w:r>
            <w:proofErr w:type="spellEnd"/>
            <w:r w:rsidR="00CF2477" w:rsidRPr="003D73E2">
              <w:rPr>
                <w:rFonts w:ascii="Arial" w:hAnsi="Arial" w:cs="Arial"/>
              </w:rPr>
              <w:t xml:space="preserve"> </w:t>
            </w:r>
            <w:proofErr w:type="spellStart"/>
            <w:r w:rsidR="00CF2477" w:rsidRPr="003D73E2">
              <w:rPr>
                <w:rFonts w:ascii="Arial" w:hAnsi="Arial" w:cs="Arial"/>
              </w:rPr>
              <w:t>ngang</w:t>
            </w:r>
            <w:proofErr w:type="spellEnd"/>
            <w:r w:rsidR="00CF2477" w:rsidRPr="003D73E2">
              <w:rPr>
                <w:rFonts w:ascii="Arial" w:hAnsi="Arial" w:cs="Arial"/>
              </w:rPr>
              <w:t xml:space="preserve"> (q</w:t>
            </w:r>
            <w:r w:rsidR="00CF2477" w:rsidRPr="003D73E2">
              <w:rPr>
                <w:rFonts w:ascii="Arial" w:hAnsi="Arial" w:cs="Arial"/>
                <w:vertAlign w:val="subscript"/>
              </w:rPr>
              <w:t>2</w:t>
            </w:r>
            <w:r w:rsidR="00CF2477" w:rsidRPr="003D73E2">
              <w:rPr>
                <w:rFonts w:ascii="Arial" w:hAnsi="Arial" w:cs="Arial"/>
              </w:rPr>
              <w:t>)</w:t>
            </w:r>
          </w:p>
          <w:p w14:paraId="1E3A400B"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Chiều</w:t>
            </w:r>
            <w:proofErr w:type="spellEnd"/>
            <w:r w:rsidR="00CF2477" w:rsidRPr="003D73E2">
              <w:rPr>
                <w:rFonts w:ascii="Arial" w:hAnsi="Arial" w:cs="Arial"/>
              </w:rPr>
              <w:t xml:space="preserve"> </w:t>
            </w:r>
            <w:proofErr w:type="spellStart"/>
            <w:r w:rsidR="00CF2477" w:rsidRPr="003D73E2">
              <w:rPr>
                <w:rFonts w:ascii="Arial" w:hAnsi="Arial" w:cs="Arial"/>
              </w:rPr>
              <w:t>dài</w:t>
            </w:r>
            <w:proofErr w:type="spellEnd"/>
            <w:r w:rsidR="00CF2477" w:rsidRPr="003D73E2">
              <w:rPr>
                <w:rFonts w:ascii="Arial" w:hAnsi="Arial" w:cs="Arial"/>
              </w:rPr>
              <w:t xml:space="preserve"> </w:t>
            </w:r>
            <w:proofErr w:type="spellStart"/>
            <w:r w:rsidR="00CF2477" w:rsidRPr="003D73E2">
              <w:rPr>
                <w:rFonts w:ascii="Arial" w:hAnsi="Arial" w:cs="Arial"/>
              </w:rPr>
              <w:t>thép</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 xml:space="preserve"> (q</w:t>
            </w:r>
            <w:r w:rsidR="00CF2477" w:rsidRPr="003D73E2">
              <w:rPr>
                <w:rFonts w:ascii="Arial" w:hAnsi="Arial" w:cs="Arial"/>
                <w:vertAlign w:val="subscript"/>
              </w:rPr>
              <w:t>3</w:t>
            </w:r>
            <w:r w:rsidR="00CF2477"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3BB7A6A9" w14:textId="77777777" w:rsidR="00CF2477" w:rsidRPr="003D73E2" w:rsidRDefault="00CF2477" w:rsidP="00007724">
            <w:pPr>
              <w:spacing w:after="120"/>
              <w:jc w:val="center"/>
              <w:rPr>
                <w:rFonts w:ascii="Arial" w:hAnsi="Arial" w:cs="Arial"/>
              </w:rPr>
            </w:pPr>
          </w:p>
          <w:p w14:paraId="0F8171DF"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p w14:paraId="73FA2EA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p w14:paraId="5FDBE6A6"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0C4654AF"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4A95E58F"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7394703E"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20A2FDCD"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27EF5DF1" w14:textId="77777777" w:rsidR="00CF2477" w:rsidRPr="003D73E2" w:rsidRDefault="00CF2477" w:rsidP="00007724">
            <w:pPr>
              <w:spacing w:after="120"/>
              <w:jc w:val="center"/>
              <w:rPr>
                <w:rFonts w:ascii="Arial" w:hAnsi="Arial" w:cs="Arial"/>
                <w:lang w:val="it-IT"/>
              </w:rPr>
            </w:pPr>
          </w:p>
          <w:p w14:paraId="24F3B06F"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33C4498C"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0FA23CBB"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tcPr>
          <w:p w14:paraId="012B625E"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cục</w:t>
            </w:r>
            <w:proofErr w:type="spellEnd"/>
            <w:r w:rsidRPr="003D73E2">
              <w:rPr>
                <w:rFonts w:ascii="Arial" w:hAnsi="Arial" w:cs="Arial"/>
              </w:rPr>
              <w:t xml:space="preserve"> </w:t>
            </w:r>
            <w:proofErr w:type="spellStart"/>
            <w:r w:rsidRPr="003D73E2">
              <w:rPr>
                <w:rFonts w:ascii="Arial" w:hAnsi="Arial" w:cs="Arial"/>
              </w:rPr>
              <w:t>bộ</w:t>
            </w:r>
            <w:proofErr w:type="spellEnd"/>
            <w:r w:rsidRPr="003D73E2">
              <w:rPr>
                <w:rFonts w:ascii="Arial" w:hAnsi="Arial" w:cs="Arial"/>
              </w:rPr>
              <w:t xml:space="preserve"> </w:t>
            </w:r>
            <w:proofErr w:type="gramStart"/>
            <w:r w:rsidRPr="003D73E2">
              <w:rPr>
                <w:rFonts w:ascii="Arial" w:hAnsi="Arial" w:cs="Arial"/>
              </w:rPr>
              <w:t xml:space="preserve">( </w:t>
            </w:r>
            <w:proofErr w:type="spellStart"/>
            <w:r w:rsidRPr="003D73E2">
              <w:rPr>
                <w:rFonts w:ascii="Arial" w:hAnsi="Arial" w:cs="Arial"/>
              </w:rPr>
              <w:t>Không</w:t>
            </w:r>
            <w:proofErr w:type="spellEnd"/>
            <w:proofErr w:type="gramEnd"/>
            <w:r w:rsidRPr="003D73E2">
              <w:rPr>
                <w:rFonts w:ascii="Arial" w:hAnsi="Arial" w:cs="Arial"/>
              </w:rPr>
              <w:t xml:space="preserve"> </w:t>
            </w:r>
            <w:proofErr w:type="spellStart"/>
            <w:r w:rsidRPr="003D73E2">
              <w:rPr>
                <w:rFonts w:ascii="Arial" w:hAnsi="Arial" w:cs="Arial"/>
              </w:rPr>
              <w:t>áp</w:t>
            </w:r>
            <w:proofErr w:type="spellEnd"/>
            <w:r w:rsidRPr="003D73E2">
              <w:rPr>
                <w:rFonts w:ascii="Arial" w:hAnsi="Arial" w:cs="Arial"/>
              </w:rPr>
              <w:t xml:space="preserve"> </w:t>
            </w:r>
            <w:proofErr w:type="spellStart"/>
            <w:r w:rsidRPr="003D73E2">
              <w:rPr>
                <w:rFonts w:ascii="Arial" w:hAnsi="Arial" w:cs="Arial"/>
              </w:rPr>
              <w:t>dụng</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gồ</w:t>
            </w:r>
            <w:proofErr w:type="spellEnd"/>
            <w:r w:rsidRPr="003D73E2">
              <w:rPr>
                <w:rFonts w:ascii="Arial" w:hAnsi="Arial" w:cs="Arial"/>
              </w:rPr>
              <w:t xml:space="preserve"> </w:t>
            </w:r>
            <w:proofErr w:type="spellStart"/>
            <w:r w:rsidRPr="003D73E2">
              <w:rPr>
                <w:rFonts w:ascii="Arial" w:hAnsi="Arial" w:cs="Arial"/>
              </w:rPr>
              <w:t>ghề</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nhận</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đổ</w:t>
            </w:r>
            <w:proofErr w:type="spellEnd"/>
            <w:r w:rsidRPr="003D73E2">
              <w:rPr>
                <w:rFonts w:ascii="Arial" w:hAnsi="Arial" w:cs="Arial"/>
              </w:rPr>
              <w:t xml:space="preserve"> </w:t>
            </w:r>
            <w:proofErr w:type="spellStart"/>
            <w:r w:rsidRPr="003D73E2">
              <w:rPr>
                <w:rFonts w:ascii="Arial" w:hAnsi="Arial" w:cs="Arial"/>
              </w:rPr>
              <w:t>bù</w:t>
            </w:r>
            <w:proofErr w:type="spellEnd"/>
            <w:r w:rsidRPr="003D73E2">
              <w:rPr>
                <w:rFonts w:ascii="Arial" w:hAnsi="Arial" w:cs="Arial"/>
              </w:rPr>
              <w:t xml:space="preserve"> </w:t>
            </w:r>
            <w:proofErr w:type="spellStart"/>
            <w:r w:rsidRPr="003D73E2">
              <w:rPr>
                <w:rFonts w:ascii="Arial" w:hAnsi="Arial" w:cs="Arial"/>
              </w:rPr>
              <w:t>hoặc</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nhìn</w:t>
            </w:r>
            <w:proofErr w:type="spellEnd"/>
            <w:r w:rsidRPr="003D73E2">
              <w:rPr>
                <w:rFonts w:ascii="Arial" w:hAnsi="Arial" w:cs="Arial"/>
              </w:rPr>
              <w:t xml:space="preserve"> </w:t>
            </w:r>
            <w:proofErr w:type="spellStart"/>
            <w:r w:rsidRPr="003D73E2">
              <w:rPr>
                <w:rFonts w:ascii="Arial" w:hAnsi="Arial" w:cs="Arial"/>
              </w:rPr>
              <w:t>thấy</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(w)</w:t>
            </w:r>
          </w:p>
        </w:tc>
        <w:tc>
          <w:tcPr>
            <w:tcW w:w="1980" w:type="dxa"/>
            <w:tcBorders>
              <w:top w:val="single" w:sz="4" w:space="0" w:color="auto"/>
              <w:left w:val="single" w:sz="4" w:space="0" w:color="auto"/>
              <w:bottom w:val="single" w:sz="4" w:space="0" w:color="auto"/>
              <w:right w:val="single" w:sz="4" w:space="0" w:color="auto"/>
            </w:tcBorders>
          </w:tcPr>
          <w:p w14:paraId="78696ABD"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7F30D682" w14:textId="77777777" w:rsidR="00CF2477" w:rsidRPr="003D73E2" w:rsidRDefault="00CF2477" w:rsidP="00007724">
            <w:pPr>
              <w:spacing w:after="120"/>
              <w:jc w:val="center"/>
              <w:rPr>
                <w:rFonts w:ascii="Arial" w:hAnsi="Arial" w:cs="Arial"/>
              </w:rPr>
            </w:pPr>
          </w:p>
        </w:tc>
      </w:tr>
    </w:tbl>
    <w:p w14:paraId="5E007D04" w14:textId="77777777" w:rsidR="00CF2477" w:rsidRPr="003D73E2" w:rsidRDefault="00CF2477" w:rsidP="00007724">
      <w:pPr>
        <w:spacing w:after="120"/>
        <w:rPr>
          <w:rFonts w:ascii="Arial" w:hAnsi="Arial" w:cs="Arial"/>
          <w:b/>
          <w:bCs/>
        </w:rPr>
      </w:pPr>
      <w:r w:rsidRPr="003D73E2">
        <w:rPr>
          <w:rFonts w:ascii="Arial" w:hAnsi="Arial" w:cs="Arial"/>
          <w:b/>
          <w:bCs/>
        </w:rPr>
        <w:t xml:space="preserve">4.7.13. </w:t>
      </w:r>
      <w:proofErr w:type="spellStart"/>
      <w:r w:rsidRPr="003D73E2">
        <w:rPr>
          <w:rFonts w:ascii="Arial" w:hAnsi="Arial" w:cs="Arial"/>
          <w:b/>
          <w:bCs/>
        </w:rPr>
        <w:t>Đối</w:t>
      </w:r>
      <w:proofErr w:type="spellEnd"/>
      <w:r w:rsidRPr="003D73E2">
        <w:rPr>
          <w:rFonts w:ascii="Arial" w:hAnsi="Arial" w:cs="Arial"/>
          <w:b/>
          <w:bCs/>
        </w:rPr>
        <w:t xml:space="preserve"> </w:t>
      </w:r>
      <w:proofErr w:type="spellStart"/>
      <w:r w:rsidRPr="003D73E2">
        <w:rPr>
          <w:rFonts w:ascii="Arial" w:hAnsi="Arial" w:cs="Arial"/>
          <w:b/>
          <w:bCs/>
        </w:rPr>
        <w:t>với</w:t>
      </w:r>
      <w:proofErr w:type="spellEnd"/>
      <w:r w:rsidRPr="003D73E2">
        <w:rPr>
          <w:rFonts w:ascii="Arial" w:hAnsi="Arial" w:cs="Arial"/>
          <w:b/>
          <w:bCs/>
        </w:rPr>
        <w:t xml:space="preserve"> </w:t>
      </w:r>
      <w:proofErr w:type="spellStart"/>
      <w:r w:rsidRPr="003D73E2">
        <w:rPr>
          <w:rFonts w:ascii="Arial" w:hAnsi="Arial" w:cs="Arial"/>
          <w:b/>
          <w:bCs/>
        </w:rPr>
        <w:t>tấm</w:t>
      </w:r>
      <w:proofErr w:type="spellEnd"/>
      <w:r w:rsidRPr="003D73E2">
        <w:rPr>
          <w:rFonts w:ascii="Arial" w:hAnsi="Arial" w:cs="Arial"/>
          <w:b/>
          <w:bCs/>
        </w:rPr>
        <w:t xml:space="preserve"> </w:t>
      </w:r>
      <w:proofErr w:type="spellStart"/>
      <w:r w:rsidRPr="003D73E2">
        <w:rPr>
          <w:rFonts w:ascii="Arial" w:hAnsi="Arial" w:cs="Arial"/>
          <w:b/>
          <w:bCs/>
        </w:rPr>
        <w:t>Sàn</w:t>
      </w:r>
      <w:proofErr w:type="spellEnd"/>
      <w:r w:rsidRPr="003D73E2">
        <w:rPr>
          <w:rFonts w:ascii="Arial" w:hAnsi="Arial" w:cs="Arial"/>
          <w:b/>
          <w:bCs/>
        </w:rPr>
        <w:t xml:space="preserve"> </w:t>
      </w:r>
      <w:proofErr w:type="spellStart"/>
      <w:r w:rsidRPr="003D73E2">
        <w:rPr>
          <w:rFonts w:ascii="Arial" w:hAnsi="Arial" w:cs="Arial"/>
          <w:b/>
          <w:bCs/>
        </w:rPr>
        <w:t>đặc</w:t>
      </w:r>
      <w:proofErr w:type="spellEnd"/>
      <w:r w:rsidRPr="003D73E2">
        <w:rPr>
          <w:rFonts w:ascii="Arial" w:hAnsi="Arial" w:cs="Arial"/>
          <w:b/>
          <w:bCs/>
        </w:rPr>
        <w:t xml:space="preserve"> </w:t>
      </w:r>
      <w:proofErr w:type="gramStart"/>
      <w:r w:rsidRPr="003D73E2">
        <w:rPr>
          <w:rFonts w:ascii="Arial" w:hAnsi="Arial" w:cs="Arial"/>
          <w:b/>
          <w:bCs/>
        </w:rPr>
        <w:t xml:space="preserve">( </w:t>
      </w:r>
      <w:proofErr w:type="spellStart"/>
      <w:r w:rsidRPr="003D73E2">
        <w:rPr>
          <w:rFonts w:ascii="Arial" w:hAnsi="Arial" w:cs="Arial"/>
          <w:b/>
          <w:bCs/>
        </w:rPr>
        <w:t>Hình</w:t>
      </w:r>
      <w:proofErr w:type="spellEnd"/>
      <w:proofErr w:type="gramEnd"/>
      <w:r w:rsidRPr="003D73E2">
        <w:rPr>
          <w:rFonts w:ascii="Arial" w:hAnsi="Arial" w:cs="Arial"/>
          <w:b/>
          <w:bCs/>
        </w:rPr>
        <w:t xml:space="preserve"> 3.7.3)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gridCol w:w="1980"/>
      </w:tblGrid>
      <w:tr w:rsidR="00CF2477" w:rsidRPr="003D73E2" w14:paraId="0491C7F2" w14:textId="77777777">
        <w:tblPrEx>
          <w:tblCellMar>
            <w:top w:w="0" w:type="dxa"/>
            <w:bottom w:w="0" w:type="dxa"/>
          </w:tblCellMar>
        </w:tblPrEx>
        <w:trPr>
          <w:jc w:val="center"/>
        </w:trPr>
        <w:tc>
          <w:tcPr>
            <w:tcW w:w="7200" w:type="dxa"/>
            <w:tcBorders>
              <w:top w:val="single" w:sz="4" w:space="0" w:color="auto"/>
              <w:left w:val="single" w:sz="4" w:space="0" w:color="auto"/>
              <w:bottom w:val="single" w:sz="4" w:space="0" w:color="auto"/>
              <w:right w:val="single" w:sz="4" w:space="0" w:color="auto"/>
            </w:tcBorders>
            <w:vAlign w:val="center"/>
          </w:tcPr>
          <w:p w14:paraId="53C8ED4D" w14:textId="77777777" w:rsidR="00CF2477" w:rsidRPr="003D73E2" w:rsidRDefault="00CF2477" w:rsidP="00007724">
            <w:pPr>
              <w:spacing w:after="120"/>
              <w:jc w:val="center"/>
              <w:rPr>
                <w:rFonts w:ascii="Arial" w:hAnsi="Arial" w:cs="Arial"/>
              </w:rPr>
            </w:pPr>
            <w:r w:rsidRPr="003D73E2">
              <w:rPr>
                <w:rFonts w:ascii="Arial" w:hAnsi="Arial" w:cs="Arial"/>
              </w:rPr>
              <w:t>ĐẠI LƯỢNG ĐO</w:t>
            </w:r>
          </w:p>
        </w:tc>
        <w:tc>
          <w:tcPr>
            <w:tcW w:w="1980" w:type="dxa"/>
            <w:tcBorders>
              <w:top w:val="single" w:sz="4" w:space="0" w:color="auto"/>
              <w:left w:val="single" w:sz="4" w:space="0" w:color="auto"/>
              <w:bottom w:val="single" w:sz="4" w:space="0" w:color="auto"/>
              <w:right w:val="single" w:sz="4" w:space="0" w:color="auto"/>
            </w:tcBorders>
            <w:vAlign w:val="center"/>
          </w:tcPr>
          <w:p w14:paraId="5E447D8F" w14:textId="77777777" w:rsidR="00CF2477" w:rsidRPr="003D73E2" w:rsidRDefault="00CF2477" w:rsidP="00007724">
            <w:pPr>
              <w:spacing w:after="120"/>
              <w:jc w:val="center"/>
              <w:rPr>
                <w:rFonts w:ascii="Arial" w:hAnsi="Arial" w:cs="Arial"/>
              </w:rPr>
            </w:pPr>
            <w:r w:rsidRPr="003D73E2">
              <w:rPr>
                <w:rFonts w:ascii="Arial" w:hAnsi="Arial" w:cs="Arial"/>
              </w:rPr>
              <w:t xml:space="preserve">Sai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phép</w:t>
            </w:r>
            <w:proofErr w:type="spellEnd"/>
            <w:r w:rsidRPr="003D73E2">
              <w:rPr>
                <w:rFonts w:ascii="Arial" w:hAnsi="Arial" w:cs="Arial"/>
              </w:rPr>
              <w:t xml:space="preserve"> (mm)</w:t>
            </w:r>
          </w:p>
        </w:tc>
      </w:tr>
      <w:tr w:rsidR="00CF2477" w:rsidRPr="003D73E2" w14:paraId="68BE4E33"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67B03F17"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dài</w:t>
            </w:r>
            <w:proofErr w:type="spellEnd"/>
            <w:r w:rsidR="00C62EE8" w:rsidRPr="003D73E2">
              <w:rPr>
                <w:rFonts w:ascii="Arial" w:hAnsi="Arial" w:cs="Arial"/>
              </w:rPr>
              <w:t xml:space="preserve"> </w:t>
            </w:r>
            <w:r w:rsidRPr="003D73E2">
              <w:rPr>
                <w:rFonts w:ascii="Arial" w:hAnsi="Arial" w:cs="Arial"/>
              </w:rPr>
              <w:t>(a)</w:t>
            </w:r>
          </w:p>
        </w:tc>
        <w:tc>
          <w:tcPr>
            <w:tcW w:w="1980" w:type="dxa"/>
            <w:tcBorders>
              <w:top w:val="single" w:sz="4" w:space="0" w:color="auto"/>
              <w:left w:val="single" w:sz="4" w:space="0" w:color="auto"/>
              <w:bottom w:val="single" w:sz="4" w:space="0" w:color="auto"/>
              <w:right w:val="single" w:sz="4" w:space="0" w:color="auto"/>
            </w:tcBorders>
          </w:tcPr>
          <w:p w14:paraId="6F714DB0" w14:textId="77777777" w:rsidR="00CF2477" w:rsidRPr="003D73E2" w:rsidRDefault="00CF2477" w:rsidP="00007724">
            <w:pPr>
              <w:spacing w:after="120"/>
              <w:jc w:val="center"/>
              <w:rPr>
                <w:rFonts w:ascii="Arial" w:hAnsi="Arial" w:cs="Arial"/>
              </w:rPr>
            </w:pPr>
            <w:r w:rsidRPr="003D73E2">
              <w:rPr>
                <w:rFonts w:ascii="Arial" w:hAnsi="Arial" w:cs="Arial"/>
              </w:rPr>
              <w:t>+15, -10</w:t>
            </w:r>
          </w:p>
        </w:tc>
      </w:tr>
      <w:tr w:rsidR="00CF2477" w:rsidRPr="003D73E2" w14:paraId="4CF5C597"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67CADEB4"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00C62EE8" w:rsidRPr="003D73E2">
              <w:rPr>
                <w:rFonts w:ascii="Arial" w:hAnsi="Arial" w:cs="Arial"/>
              </w:rPr>
              <w:t xml:space="preserve"> </w:t>
            </w:r>
            <w:r w:rsidRPr="003D73E2">
              <w:rPr>
                <w:rFonts w:ascii="Arial" w:hAnsi="Arial" w:cs="Arial"/>
              </w:rPr>
              <w:t>(b)</w:t>
            </w:r>
          </w:p>
        </w:tc>
        <w:tc>
          <w:tcPr>
            <w:tcW w:w="1980" w:type="dxa"/>
            <w:tcBorders>
              <w:top w:val="single" w:sz="4" w:space="0" w:color="auto"/>
              <w:left w:val="single" w:sz="4" w:space="0" w:color="auto"/>
              <w:bottom w:val="single" w:sz="4" w:space="0" w:color="auto"/>
              <w:right w:val="single" w:sz="4" w:space="0" w:color="auto"/>
            </w:tcBorders>
          </w:tcPr>
          <w:p w14:paraId="6CCE99F9"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13621303"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0BAA0D7F"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00C62EE8" w:rsidRPr="003D73E2">
              <w:rPr>
                <w:rFonts w:ascii="Arial" w:hAnsi="Arial" w:cs="Arial"/>
              </w:rPr>
              <w:t xml:space="preserve"> </w:t>
            </w:r>
            <w:r w:rsidRPr="003D73E2">
              <w:rPr>
                <w:rFonts w:ascii="Arial" w:hAnsi="Arial" w:cs="Arial"/>
              </w:rPr>
              <w:t>(c)</w:t>
            </w:r>
          </w:p>
        </w:tc>
        <w:tc>
          <w:tcPr>
            <w:tcW w:w="1980" w:type="dxa"/>
            <w:tcBorders>
              <w:top w:val="single" w:sz="4" w:space="0" w:color="auto"/>
              <w:left w:val="single" w:sz="4" w:space="0" w:color="auto"/>
              <w:bottom w:val="single" w:sz="4" w:space="0" w:color="auto"/>
              <w:right w:val="single" w:sz="4" w:space="0" w:color="auto"/>
            </w:tcBorders>
          </w:tcPr>
          <w:p w14:paraId="15D47A3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78F1C68C"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34800AF2" w14:textId="77777777" w:rsidR="00CF2477" w:rsidRPr="003D73E2" w:rsidRDefault="00CF2477" w:rsidP="00007724">
            <w:pPr>
              <w:spacing w:after="120"/>
              <w:rPr>
                <w:rFonts w:ascii="Arial" w:hAnsi="Arial" w:cs="Arial"/>
              </w:rPr>
            </w:pP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gờ</w:t>
            </w:r>
            <w:proofErr w:type="spellEnd"/>
            <w:r w:rsidRPr="003D73E2">
              <w:rPr>
                <w:rFonts w:ascii="Arial" w:hAnsi="Arial" w:cs="Arial"/>
              </w:rPr>
              <w:t xml:space="preserve"> (c</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2F30A9E0"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tc>
      </w:tr>
      <w:tr w:rsidR="00CF2477" w:rsidRPr="003D73E2" w14:paraId="2574BA77"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6E5AD055" w14:textId="77777777" w:rsidR="00CF2477" w:rsidRPr="003D73E2" w:rsidRDefault="00CF2477" w:rsidP="00007724">
            <w:pPr>
              <w:spacing w:after="120"/>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tấm</w:t>
            </w:r>
            <w:proofErr w:type="spellEnd"/>
            <w:r w:rsidR="00C62EE8" w:rsidRPr="003D73E2">
              <w:rPr>
                <w:rFonts w:ascii="Arial" w:hAnsi="Arial" w:cs="Arial"/>
              </w:rPr>
              <w:t xml:space="preserve"> </w:t>
            </w:r>
            <w:r w:rsidRPr="003D73E2">
              <w:rPr>
                <w:rFonts w:ascii="Arial" w:hAnsi="Arial" w:cs="Arial"/>
              </w:rPr>
              <w:t>(g)</w:t>
            </w:r>
          </w:p>
        </w:tc>
        <w:tc>
          <w:tcPr>
            <w:tcW w:w="1980" w:type="dxa"/>
            <w:tcBorders>
              <w:top w:val="single" w:sz="4" w:space="0" w:color="auto"/>
              <w:left w:val="single" w:sz="4" w:space="0" w:color="auto"/>
              <w:bottom w:val="single" w:sz="4" w:space="0" w:color="auto"/>
              <w:right w:val="single" w:sz="4" w:space="0" w:color="auto"/>
            </w:tcBorders>
          </w:tcPr>
          <w:p w14:paraId="2CF7473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79A86143"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0A222FC4" w14:textId="77777777" w:rsidR="00CF2477" w:rsidRPr="003D73E2" w:rsidRDefault="00CF2477" w:rsidP="00007724">
            <w:pPr>
              <w:tabs>
                <w:tab w:val="left" w:pos="8970"/>
              </w:tabs>
              <w:spacing w:after="120"/>
              <w:ind w:right="57"/>
              <w:jc w:val="both"/>
              <w:rPr>
                <w:rFonts w:ascii="Arial" w:hAnsi="Arial" w:cs="Arial"/>
              </w:rPr>
            </w:pPr>
            <w:proofErr w:type="spellStart"/>
            <w:r w:rsidRPr="003D73E2">
              <w:rPr>
                <w:rFonts w:ascii="Arial" w:hAnsi="Arial" w:cs="Arial"/>
              </w:rPr>
              <w:t>Độ</w:t>
            </w:r>
            <w:proofErr w:type="spellEnd"/>
            <w:r w:rsidRPr="003D73E2">
              <w:rPr>
                <w:rFonts w:ascii="Arial" w:hAnsi="Arial" w:cs="Arial"/>
              </w:rPr>
              <w:t xml:space="preserve"> cong </w:t>
            </w:r>
            <w:proofErr w:type="spellStart"/>
            <w:r w:rsidRPr="003D73E2">
              <w:rPr>
                <w:rFonts w:ascii="Arial" w:hAnsi="Arial" w:cs="Arial"/>
              </w:rPr>
              <w:t>tính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song song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đường</w:t>
            </w:r>
            <w:proofErr w:type="spellEnd"/>
            <w:r w:rsidRPr="003D73E2">
              <w:rPr>
                <w:rFonts w:ascii="Arial" w:hAnsi="Arial" w:cs="Arial"/>
              </w:rPr>
              <w:t xml:space="preserve"> </w:t>
            </w:r>
            <w:proofErr w:type="spellStart"/>
            <w:r w:rsidRPr="003D73E2">
              <w:rPr>
                <w:rFonts w:ascii="Arial" w:hAnsi="Arial" w:cs="Arial"/>
              </w:rPr>
              <w:t>trục</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00C62EE8" w:rsidRPr="003D73E2">
              <w:rPr>
                <w:rFonts w:ascii="Arial" w:hAnsi="Arial" w:cs="Arial"/>
              </w:rPr>
              <w:t xml:space="preserve"> </w:t>
            </w:r>
            <w:r w:rsidRPr="003D73E2">
              <w:rPr>
                <w:rFonts w:ascii="Arial" w:hAnsi="Arial" w:cs="Arial"/>
              </w:rPr>
              <w:t>(j)</w:t>
            </w:r>
          </w:p>
        </w:tc>
        <w:tc>
          <w:tcPr>
            <w:tcW w:w="1980" w:type="dxa"/>
            <w:tcBorders>
              <w:top w:val="single" w:sz="4" w:space="0" w:color="auto"/>
              <w:left w:val="single" w:sz="4" w:space="0" w:color="auto"/>
              <w:bottom w:val="single" w:sz="4" w:space="0" w:color="auto"/>
              <w:right w:val="single" w:sz="4" w:space="0" w:color="auto"/>
            </w:tcBorders>
          </w:tcPr>
          <w:p w14:paraId="5C8F1F15"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0C8C5CD2"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4BA8321D" w14:textId="77777777" w:rsidR="00CF2477" w:rsidRPr="003D73E2" w:rsidRDefault="00CF2477" w:rsidP="00007724">
            <w:pPr>
              <w:spacing w:after="120"/>
              <w:rPr>
                <w:rFonts w:ascii="Arial" w:hAnsi="Arial" w:cs="Arial"/>
                <w:lang w:val="it-IT"/>
              </w:rPr>
            </w:pPr>
            <w:r w:rsidRPr="003D73E2">
              <w:rPr>
                <w:rFonts w:ascii="Arial" w:hAnsi="Arial" w:cs="Arial"/>
                <w:lang w:val="it-IT"/>
              </w:rPr>
              <w:t>Độ vồng</w:t>
            </w:r>
            <w:r w:rsidR="00C62EE8" w:rsidRPr="003D73E2">
              <w:rPr>
                <w:rFonts w:ascii="Arial" w:hAnsi="Arial" w:cs="Arial"/>
                <w:lang w:val="it-IT"/>
              </w:rPr>
              <w:t xml:space="preserve"> </w:t>
            </w:r>
            <w:r w:rsidRPr="003D73E2">
              <w:rPr>
                <w:rFonts w:ascii="Arial" w:hAnsi="Arial" w:cs="Arial"/>
                <w:lang w:val="it-IT"/>
              </w:rPr>
              <w:t>(f)</w:t>
            </w:r>
          </w:p>
          <w:p w14:paraId="0E97563C" w14:textId="77777777" w:rsidR="00CF2477" w:rsidRPr="003D73E2" w:rsidRDefault="00C62EE8" w:rsidP="00007724">
            <w:pPr>
              <w:spacing w:after="120"/>
              <w:rPr>
                <w:rFonts w:ascii="Arial" w:hAnsi="Arial" w:cs="Arial"/>
              </w:rPr>
            </w:pPr>
            <w:r w:rsidRPr="003D73E2">
              <w:rPr>
                <w:rFonts w:ascii="Arial" w:hAnsi="Arial" w:cs="Arial"/>
                <w:lang w:val="it-IT"/>
              </w:rPr>
              <w:t xml:space="preserve"> </w:t>
            </w:r>
            <w:r w:rsidR="00CF2477" w:rsidRPr="003D73E2">
              <w:rPr>
                <w:rFonts w:ascii="Arial" w:hAnsi="Arial" w:cs="Arial"/>
                <w:lang w:val="it-IT"/>
              </w:rPr>
              <w:t xml:space="preserve">+ </w:t>
            </w:r>
            <w:proofErr w:type="spellStart"/>
            <w:r w:rsidR="00CF2477" w:rsidRPr="003D73E2">
              <w:rPr>
                <w:rFonts w:ascii="Arial" w:hAnsi="Arial" w:cs="Arial"/>
              </w:rPr>
              <w:t>Sự</w:t>
            </w:r>
            <w:proofErr w:type="spellEnd"/>
            <w:r w:rsidR="00CF2477" w:rsidRPr="003D73E2">
              <w:rPr>
                <w:rFonts w:ascii="Arial" w:hAnsi="Arial" w:cs="Arial"/>
              </w:rPr>
              <w:t xml:space="preserve"> </w:t>
            </w:r>
            <w:proofErr w:type="spellStart"/>
            <w:r w:rsidR="00CF2477" w:rsidRPr="003D73E2">
              <w:rPr>
                <w:rFonts w:ascii="Arial" w:hAnsi="Arial" w:cs="Arial"/>
              </w:rPr>
              <w:t>sai</w:t>
            </w:r>
            <w:proofErr w:type="spellEnd"/>
            <w:r w:rsidR="00CF2477" w:rsidRPr="003D73E2">
              <w:rPr>
                <w:rFonts w:ascii="Arial" w:hAnsi="Arial" w:cs="Arial"/>
              </w:rPr>
              <w:t xml:space="preserve"> </w:t>
            </w:r>
            <w:proofErr w:type="spellStart"/>
            <w:r w:rsidR="00CF2477" w:rsidRPr="003D73E2">
              <w:rPr>
                <w:rFonts w:ascii="Arial" w:hAnsi="Arial" w:cs="Arial"/>
              </w:rPr>
              <w:t>lệch</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vồng</w:t>
            </w:r>
            <w:proofErr w:type="spellEnd"/>
            <w:r w:rsidR="00CF2477" w:rsidRPr="003D73E2">
              <w:rPr>
                <w:rFonts w:ascii="Arial" w:hAnsi="Arial" w:cs="Arial"/>
              </w:rPr>
              <w:t xml:space="preserve"> so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Pr="003D73E2">
              <w:rPr>
                <w:rFonts w:ascii="Arial" w:hAnsi="Arial" w:cs="Arial"/>
              </w:rPr>
              <w:t xml:space="preserve"> </w:t>
            </w:r>
          </w:p>
          <w:p w14:paraId="5ED3EB26" w14:textId="77777777" w:rsidR="00CF2477" w:rsidRPr="003D73E2" w:rsidRDefault="00C62EE8" w:rsidP="00007724">
            <w:pPr>
              <w:spacing w:after="120"/>
              <w:rPr>
                <w:rFonts w:ascii="Arial" w:hAnsi="Arial" w:cs="Arial"/>
                <w:lang w:val="it-IT"/>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Giá</w:t>
            </w:r>
            <w:proofErr w:type="spellEnd"/>
            <w:r w:rsidR="00CF2477" w:rsidRPr="003D73E2">
              <w:rPr>
                <w:rFonts w:ascii="Arial" w:hAnsi="Arial" w:cs="Arial"/>
              </w:rPr>
              <w:t xml:space="preserve"> </w:t>
            </w:r>
            <w:proofErr w:type="spellStart"/>
            <w:r w:rsidR="00CF2477" w:rsidRPr="003D73E2">
              <w:rPr>
                <w:rFonts w:ascii="Arial" w:hAnsi="Arial" w:cs="Arial"/>
              </w:rPr>
              <w:t>trị</w:t>
            </w:r>
            <w:proofErr w:type="spellEnd"/>
            <w:r w:rsidR="00CF2477" w:rsidRPr="003D73E2">
              <w:rPr>
                <w:rFonts w:ascii="Arial" w:hAnsi="Arial" w:cs="Arial"/>
              </w:rPr>
              <w:t xml:space="preserve"> </w:t>
            </w:r>
            <w:proofErr w:type="spellStart"/>
            <w:r w:rsidR="00CF2477" w:rsidRPr="003D73E2">
              <w:rPr>
                <w:rFonts w:ascii="Arial" w:hAnsi="Arial" w:cs="Arial"/>
              </w:rPr>
              <w:t>nhỏ</w:t>
            </w:r>
            <w:proofErr w:type="spellEnd"/>
            <w:r w:rsidR="00CF2477" w:rsidRPr="003D73E2">
              <w:rPr>
                <w:rFonts w:ascii="Arial" w:hAnsi="Arial" w:cs="Arial"/>
              </w:rPr>
              <w:t xml:space="preserve"> </w:t>
            </w:r>
            <w:proofErr w:type="spellStart"/>
            <w:r w:rsidR="00CF2477" w:rsidRPr="003D73E2">
              <w:rPr>
                <w:rFonts w:ascii="Arial" w:hAnsi="Arial" w:cs="Arial"/>
              </w:rPr>
              <w:t>nhất</w:t>
            </w:r>
            <w:proofErr w:type="spellEnd"/>
            <w:r w:rsidRPr="003D73E2">
              <w:rPr>
                <w:rFonts w:ascii="Arial" w:hAnsi="Arial" w:cs="Arial"/>
              </w:rPr>
              <w:t xml:space="preserve"> </w:t>
            </w:r>
            <w:r w:rsidR="00CF2477" w:rsidRPr="003D73E2">
              <w:rPr>
                <w:rFonts w:ascii="Arial" w:hAnsi="Arial" w:cs="Arial"/>
              </w:rPr>
              <w:t>f = 0</w:t>
            </w:r>
            <w:r w:rsidRPr="003D73E2">
              <w:rPr>
                <w:rFonts w:ascii="Arial" w:hAnsi="Arial" w:cs="Arial"/>
              </w:rPr>
              <w:t xml:space="preserve"> </w:t>
            </w:r>
          </w:p>
        </w:tc>
        <w:tc>
          <w:tcPr>
            <w:tcW w:w="1980" w:type="dxa"/>
            <w:tcBorders>
              <w:top w:val="single" w:sz="4" w:space="0" w:color="auto"/>
              <w:left w:val="single" w:sz="4" w:space="0" w:color="auto"/>
              <w:bottom w:val="single" w:sz="4" w:space="0" w:color="auto"/>
              <w:right w:val="single" w:sz="4" w:space="0" w:color="auto"/>
            </w:tcBorders>
          </w:tcPr>
          <w:p w14:paraId="02F10938" w14:textId="77777777" w:rsidR="00CF2477" w:rsidRPr="003D73E2" w:rsidRDefault="00CF2477" w:rsidP="00007724">
            <w:pPr>
              <w:spacing w:after="120"/>
              <w:jc w:val="center"/>
              <w:rPr>
                <w:rFonts w:ascii="Arial" w:hAnsi="Arial" w:cs="Arial"/>
              </w:rPr>
            </w:pPr>
          </w:p>
          <w:p w14:paraId="73FB58D8" w14:textId="77777777" w:rsidR="00CF2477" w:rsidRPr="003D73E2" w:rsidRDefault="00CF2477" w:rsidP="00007724">
            <w:pPr>
              <w:spacing w:after="120"/>
              <w:jc w:val="center"/>
              <w:rPr>
                <w:rFonts w:ascii="Arial" w:hAnsi="Arial" w:cs="Arial"/>
              </w:rPr>
            </w:pPr>
            <w:r w:rsidRPr="003D73E2">
              <w:rPr>
                <w:rFonts w:ascii="Arial" w:hAnsi="Arial" w:cs="Arial"/>
              </w:rPr>
              <w:t>10</w:t>
            </w:r>
          </w:p>
        </w:tc>
      </w:tr>
      <w:tr w:rsidR="00CF2477" w:rsidRPr="003D73E2" w14:paraId="0547FA2C"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7FD1A28D"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tim</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r w:rsidR="00C62EE8" w:rsidRPr="003D73E2">
              <w:rPr>
                <w:rFonts w:ascii="Arial" w:hAnsi="Arial" w:cs="Arial"/>
              </w:rPr>
              <w:t xml:space="preserve"> </w:t>
            </w:r>
            <w:r w:rsidRPr="003D73E2">
              <w:rPr>
                <w:rFonts w:ascii="Arial" w:hAnsi="Arial" w:cs="Arial"/>
              </w:rPr>
              <w:t>(h)</w:t>
            </w:r>
          </w:p>
        </w:tc>
        <w:tc>
          <w:tcPr>
            <w:tcW w:w="1980" w:type="dxa"/>
            <w:tcBorders>
              <w:top w:val="single" w:sz="4" w:space="0" w:color="auto"/>
              <w:left w:val="single" w:sz="4" w:space="0" w:color="auto"/>
              <w:bottom w:val="single" w:sz="4" w:space="0" w:color="auto"/>
              <w:right w:val="single" w:sz="4" w:space="0" w:color="auto"/>
            </w:tcBorders>
          </w:tcPr>
          <w:p w14:paraId="2855F941"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3</w:t>
            </w:r>
          </w:p>
        </w:tc>
      </w:tr>
      <w:tr w:rsidR="00CF2477" w:rsidRPr="003D73E2" w14:paraId="47C02DAF"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tcPr>
          <w:p w14:paraId="35552F5E" w14:textId="77777777" w:rsidR="00CF2477" w:rsidRPr="003D73E2" w:rsidRDefault="00CF2477" w:rsidP="00007724">
            <w:pPr>
              <w:tabs>
                <w:tab w:val="left" w:pos="8970"/>
              </w:tabs>
              <w:spacing w:after="120"/>
              <w:rPr>
                <w:rFonts w:ascii="Arial" w:hAnsi="Arial" w:cs="Arial"/>
                <w:lang w:val="it-IT"/>
              </w:rPr>
            </w:pPr>
            <w:r w:rsidRPr="003D73E2">
              <w:rPr>
                <w:rFonts w:ascii="Arial" w:hAnsi="Arial" w:cs="Arial"/>
                <w:lang w:val="it-IT"/>
              </w:rPr>
              <w:t>Vị trí của móc cẩu:</w:t>
            </w:r>
            <w:r w:rsidR="00C62EE8" w:rsidRPr="003D73E2">
              <w:rPr>
                <w:rFonts w:ascii="Arial" w:hAnsi="Arial" w:cs="Arial"/>
                <w:lang w:val="it-IT"/>
              </w:rPr>
              <w:t xml:space="preserve"> </w:t>
            </w:r>
            <w:r w:rsidRPr="003D73E2">
              <w:rPr>
                <w:rFonts w:ascii="Arial" w:hAnsi="Arial" w:cs="Arial"/>
                <w:lang w:val="it-IT"/>
              </w:rPr>
              <w:t>(r)</w:t>
            </w:r>
          </w:p>
          <w:p w14:paraId="20070AA2" w14:textId="77777777" w:rsidR="00CF2477" w:rsidRPr="003D73E2" w:rsidRDefault="00C62EE8" w:rsidP="00007724">
            <w:pPr>
              <w:tabs>
                <w:tab w:val="left" w:pos="8970"/>
              </w:tabs>
              <w:spacing w:after="120"/>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Song song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1</w:t>
            </w:r>
            <w:r w:rsidR="00CF2477" w:rsidRPr="003D73E2">
              <w:rPr>
                <w:rFonts w:ascii="Arial" w:hAnsi="Arial" w:cs="Arial"/>
                <w:lang w:val="it-IT"/>
              </w:rPr>
              <w:t>)</w:t>
            </w:r>
          </w:p>
          <w:p w14:paraId="492FA864" w14:textId="77777777" w:rsidR="00CF2477" w:rsidRPr="003D73E2" w:rsidRDefault="00C62EE8" w:rsidP="00007724">
            <w:pPr>
              <w:spacing w:after="120"/>
              <w:jc w:val="both"/>
              <w:rPr>
                <w:rFonts w:ascii="Arial" w:hAnsi="Arial" w:cs="Arial"/>
                <w:lang w:val="it-IT"/>
              </w:rPr>
            </w:pPr>
            <w:r w:rsidRPr="003D73E2">
              <w:rPr>
                <w:rFonts w:ascii="Arial" w:hAnsi="Arial" w:cs="Arial"/>
                <w:lang w:val="it-IT"/>
              </w:rPr>
              <w:t xml:space="preserve"> </w:t>
            </w:r>
            <w:r w:rsidR="00CF2477" w:rsidRPr="003D73E2">
              <w:rPr>
                <w:rFonts w:ascii="Arial" w:hAnsi="Arial" w:cs="Arial"/>
                <w:lang w:val="it-IT"/>
              </w:rPr>
              <w:t>+ Vuông góc với chiều dài</w:t>
            </w:r>
            <w:r w:rsidRPr="003D73E2">
              <w:rPr>
                <w:rFonts w:ascii="Arial" w:hAnsi="Arial" w:cs="Arial"/>
                <w:lang w:val="it-IT"/>
              </w:rPr>
              <w:t xml:space="preserve"> </w:t>
            </w:r>
            <w:r w:rsidR="00CF2477" w:rsidRPr="003D73E2">
              <w:rPr>
                <w:rFonts w:ascii="Arial" w:hAnsi="Arial" w:cs="Arial"/>
                <w:lang w:val="it-IT"/>
              </w:rPr>
              <w:t>(r</w:t>
            </w:r>
            <w:r w:rsidR="00CF2477" w:rsidRPr="003D73E2">
              <w:rPr>
                <w:rFonts w:ascii="Arial" w:hAnsi="Arial" w:cs="Arial"/>
                <w:vertAlign w:val="subscript"/>
                <w:lang w:val="it-IT"/>
              </w:rPr>
              <w:t>2</w:t>
            </w:r>
            <w:r w:rsidR="00CF2477"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445BDF5E" w14:textId="77777777" w:rsidR="00CF2477" w:rsidRPr="003D73E2" w:rsidRDefault="00CF2477" w:rsidP="00007724">
            <w:pPr>
              <w:spacing w:after="120"/>
              <w:jc w:val="center"/>
              <w:rPr>
                <w:rFonts w:ascii="Arial" w:hAnsi="Arial" w:cs="Arial"/>
                <w:lang w:val="it-IT"/>
              </w:rPr>
            </w:pPr>
          </w:p>
          <w:p w14:paraId="1394E73A" w14:textId="77777777" w:rsidR="00CF2477" w:rsidRPr="003D73E2" w:rsidRDefault="00C62EE8" w:rsidP="00007724">
            <w:pPr>
              <w:spacing w:after="120"/>
              <w:jc w:val="center"/>
              <w:rPr>
                <w:rFonts w:ascii="Arial" w:hAnsi="Arial" w:cs="Arial"/>
              </w:rPr>
            </w:pPr>
            <w:r w:rsidRPr="003D73E2">
              <w:rPr>
                <w:rFonts w:ascii="Arial" w:hAnsi="Arial" w:cs="Arial"/>
                <w:lang w:val="it-IT"/>
              </w:rPr>
              <w:t xml:space="preserve"> </w:t>
            </w:r>
            <w:r w:rsidR="00CF2477" w:rsidRPr="003D73E2">
              <w:rPr>
                <w:rFonts w:ascii="Arial" w:hAnsi="Arial" w:cs="Arial"/>
              </w:rPr>
              <w:sym w:font="Symbol" w:char="F0B1"/>
            </w:r>
            <w:r w:rsidR="00CF2477" w:rsidRPr="003D73E2">
              <w:rPr>
                <w:rFonts w:ascii="Arial" w:hAnsi="Arial" w:cs="Arial"/>
              </w:rPr>
              <w:t xml:space="preserve"> 50</w:t>
            </w:r>
          </w:p>
          <w:p w14:paraId="527759E3"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5EF1ACEA"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32A572B5" w14:textId="77777777" w:rsidR="00CF2477" w:rsidRPr="003D73E2" w:rsidRDefault="00CF2477" w:rsidP="00007724">
            <w:pPr>
              <w:spacing w:after="120"/>
              <w:rPr>
                <w:rFonts w:ascii="Arial" w:hAnsi="Arial" w:cs="Arial"/>
              </w:rPr>
            </w:pP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(k, k</w:t>
            </w:r>
            <w:r w:rsidRPr="003D73E2">
              <w:rPr>
                <w:rFonts w:ascii="Arial" w:hAnsi="Arial" w:cs="Arial"/>
                <w:vertAlign w:val="subscript"/>
              </w:rPr>
              <w:t>1</w:t>
            </w:r>
            <w:r w:rsidRPr="003D73E2">
              <w:rPr>
                <w:rFonts w:ascii="Arial" w:hAnsi="Arial" w:cs="Arial"/>
              </w:rPr>
              <w:t>)</w:t>
            </w:r>
          </w:p>
        </w:tc>
        <w:tc>
          <w:tcPr>
            <w:tcW w:w="1980" w:type="dxa"/>
            <w:tcBorders>
              <w:top w:val="single" w:sz="4" w:space="0" w:color="auto"/>
              <w:left w:val="single" w:sz="4" w:space="0" w:color="auto"/>
              <w:bottom w:val="single" w:sz="4" w:space="0" w:color="auto"/>
              <w:right w:val="single" w:sz="4" w:space="0" w:color="auto"/>
            </w:tcBorders>
          </w:tcPr>
          <w:p w14:paraId="102E6552"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20</w:t>
            </w:r>
          </w:p>
        </w:tc>
      </w:tr>
      <w:tr w:rsidR="00CF2477" w:rsidRPr="003D73E2" w14:paraId="17B91F5B"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78837AB3" w14:textId="77777777" w:rsidR="00CF2477" w:rsidRPr="003D73E2" w:rsidRDefault="00CF2477" w:rsidP="00007724">
            <w:pPr>
              <w:spacing w:after="120"/>
              <w:rPr>
                <w:rFonts w:ascii="Arial" w:hAnsi="Arial" w:cs="Arial"/>
              </w:rPr>
            </w:pP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lỗ</w:t>
            </w:r>
            <w:proofErr w:type="spellEnd"/>
            <w:r w:rsidRPr="003D73E2">
              <w:rPr>
                <w:rFonts w:ascii="Arial" w:hAnsi="Arial" w:cs="Arial"/>
              </w:rPr>
              <w:t xml:space="preserve"> </w:t>
            </w:r>
            <w:proofErr w:type="spellStart"/>
            <w:r w:rsidRPr="003D73E2">
              <w:rPr>
                <w:rFonts w:ascii="Arial" w:hAnsi="Arial" w:cs="Arial"/>
              </w:rPr>
              <w:t>chờ</w:t>
            </w:r>
            <w:proofErr w:type="spellEnd"/>
            <w:r w:rsidR="00C62EE8" w:rsidRPr="003D73E2">
              <w:rPr>
                <w:rFonts w:ascii="Arial" w:hAnsi="Arial" w:cs="Arial"/>
              </w:rPr>
              <w:t xml:space="preserve"> </w:t>
            </w:r>
            <w:r w:rsidRPr="003D73E2">
              <w:rPr>
                <w:rFonts w:ascii="Arial" w:hAnsi="Arial" w:cs="Arial"/>
              </w:rPr>
              <w:t>(x)</w:t>
            </w:r>
          </w:p>
        </w:tc>
        <w:tc>
          <w:tcPr>
            <w:tcW w:w="1980" w:type="dxa"/>
            <w:tcBorders>
              <w:top w:val="single" w:sz="4" w:space="0" w:color="auto"/>
              <w:left w:val="single" w:sz="4" w:space="0" w:color="auto"/>
              <w:bottom w:val="single" w:sz="4" w:space="0" w:color="auto"/>
              <w:right w:val="single" w:sz="4" w:space="0" w:color="auto"/>
            </w:tcBorders>
          </w:tcPr>
          <w:p w14:paraId="6707223B"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642F1A4F"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vAlign w:val="center"/>
          </w:tcPr>
          <w:p w14:paraId="33F4AB71" w14:textId="77777777" w:rsidR="00CF2477" w:rsidRPr="003D73E2" w:rsidRDefault="00CF2477" w:rsidP="00007724">
            <w:pPr>
              <w:spacing w:after="120"/>
              <w:rPr>
                <w:rFonts w:ascii="Arial" w:hAnsi="Arial" w:cs="Arial"/>
                <w:lang w:val="it-IT"/>
              </w:rPr>
            </w:pPr>
            <w:r w:rsidRPr="003D73E2">
              <w:rPr>
                <w:rFonts w:ascii="Arial" w:hAnsi="Arial" w:cs="Arial"/>
                <w:lang w:val="it-IT"/>
              </w:rPr>
              <w:t>Vị trí thép chờ</w:t>
            </w:r>
            <w:r w:rsidR="00C62EE8" w:rsidRPr="003D73E2">
              <w:rPr>
                <w:rFonts w:ascii="Arial" w:hAnsi="Arial" w:cs="Arial"/>
                <w:lang w:val="it-IT"/>
              </w:rPr>
              <w:t xml:space="preserve"> </w:t>
            </w:r>
            <w:r w:rsidRPr="003D73E2">
              <w:rPr>
                <w:rFonts w:ascii="Arial" w:hAnsi="Arial" w:cs="Arial"/>
                <w:lang w:val="it-IT"/>
              </w:rPr>
              <w:t>(q, q</w:t>
            </w:r>
            <w:r w:rsidRPr="003D73E2">
              <w:rPr>
                <w:rFonts w:ascii="Arial" w:hAnsi="Arial" w:cs="Arial"/>
                <w:vertAlign w:val="subscript"/>
                <w:lang w:val="it-IT"/>
              </w:rPr>
              <w:t>1</w:t>
            </w:r>
            <w:r w:rsidRPr="003D73E2">
              <w:rPr>
                <w:rFonts w:ascii="Arial" w:hAnsi="Arial" w:cs="Arial"/>
                <w:lang w:val="it-IT"/>
              </w:rPr>
              <w:t>)</w:t>
            </w:r>
          </w:p>
        </w:tc>
        <w:tc>
          <w:tcPr>
            <w:tcW w:w="1980" w:type="dxa"/>
            <w:tcBorders>
              <w:top w:val="single" w:sz="4" w:space="0" w:color="auto"/>
              <w:left w:val="single" w:sz="4" w:space="0" w:color="auto"/>
              <w:bottom w:val="single" w:sz="4" w:space="0" w:color="auto"/>
              <w:right w:val="single" w:sz="4" w:space="0" w:color="auto"/>
            </w:tcBorders>
          </w:tcPr>
          <w:p w14:paraId="4C61EF8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sym w:font="Symbol" w:char="F0B1"/>
            </w:r>
            <w:r w:rsidR="00CF2477" w:rsidRPr="003D73E2">
              <w:rPr>
                <w:rFonts w:ascii="Arial" w:hAnsi="Arial" w:cs="Arial"/>
              </w:rPr>
              <w:t xml:space="preserve"> 10</w:t>
            </w:r>
          </w:p>
        </w:tc>
      </w:tr>
      <w:tr w:rsidR="00CF2477" w:rsidRPr="003D73E2" w14:paraId="54077B5B" w14:textId="77777777">
        <w:tblPrEx>
          <w:tblCellMar>
            <w:top w:w="0" w:type="dxa"/>
            <w:bottom w:w="0" w:type="dxa"/>
          </w:tblCellMar>
        </w:tblPrEx>
        <w:trPr>
          <w:trHeight w:val="340"/>
          <w:jc w:val="center"/>
        </w:trPr>
        <w:tc>
          <w:tcPr>
            <w:tcW w:w="7200" w:type="dxa"/>
            <w:tcBorders>
              <w:top w:val="single" w:sz="4" w:space="0" w:color="auto"/>
              <w:left w:val="single" w:sz="4" w:space="0" w:color="auto"/>
              <w:bottom w:val="single" w:sz="4" w:space="0" w:color="auto"/>
              <w:right w:val="single" w:sz="4" w:space="0" w:color="auto"/>
            </w:tcBorders>
          </w:tcPr>
          <w:p w14:paraId="7E1123BC" w14:textId="77777777" w:rsidR="00CF2477" w:rsidRPr="003D73E2" w:rsidRDefault="00CF2477" w:rsidP="00007724">
            <w:pPr>
              <w:spacing w:after="120"/>
              <w:jc w:val="both"/>
              <w:rPr>
                <w:rFonts w:ascii="Arial" w:hAnsi="Arial" w:cs="Arial"/>
              </w:rPr>
            </w:pPr>
            <w:proofErr w:type="spellStart"/>
            <w:r w:rsidRPr="003D73E2">
              <w:rPr>
                <w:rFonts w:ascii="Arial" w:hAnsi="Arial" w:cs="Arial"/>
              </w:rPr>
              <w:lastRenderedPageBreak/>
              <w:t>Độ</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cục</w:t>
            </w:r>
            <w:proofErr w:type="spellEnd"/>
            <w:r w:rsidRPr="003D73E2">
              <w:rPr>
                <w:rFonts w:ascii="Arial" w:hAnsi="Arial" w:cs="Arial"/>
              </w:rPr>
              <w:t xml:space="preserve"> </w:t>
            </w:r>
            <w:proofErr w:type="spellStart"/>
            <w:r w:rsidRPr="003D73E2">
              <w:rPr>
                <w:rFonts w:ascii="Arial" w:hAnsi="Arial" w:cs="Arial"/>
              </w:rPr>
              <w:t>bộ</w:t>
            </w:r>
            <w:proofErr w:type="spellEnd"/>
            <w:r w:rsidRPr="003D73E2">
              <w:rPr>
                <w:rFonts w:ascii="Arial" w:hAnsi="Arial" w:cs="Arial"/>
              </w:rPr>
              <w:t xml:space="preserve"> </w:t>
            </w:r>
            <w:proofErr w:type="gramStart"/>
            <w:r w:rsidRPr="003D73E2">
              <w:rPr>
                <w:rFonts w:ascii="Arial" w:hAnsi="Arial" w:cs="Arial"/>
              </w:rPr>
              <w:t xml:space="preserve">( </w:t>
            </w:r>
            <w:proofErr w:type="spellStart"/>
            <w:r w:rsidRPr="003D73E2">
              <w:rPr>
                <w:rFonts w:ascii="Arial" w:hAnsi="Arial" w:cs="Arial"/>
              </w:rPr>
              <w:t>Không</w:t>
            </w:r>
            <w:proofErr w:type="spellEnd"/>
            <w:proofErr w:type="gramEnd"/>
            <w:r w:rsidRPr="003D73E2">
              <w:rPr>
                <w:rFonts w:ascii="Arial" w:hAnsi="Arial" w:cs="Arial"/>
              </w:rPr>
              <w:t xml:space="preserve"> </w:t>
            </w:r>
            <w:proofErr w:type="spellStart"/>
            <w:r w:rsidRPr="003D73E2">
              <w:rPr>
                <w:rFonts w:ascii="Arial" w:hAnsi="Arial" w:cs="Arial"/>
              </w:rPr>
              <w:t>áp</w:t>
            </w:r>
            <w:proofErr w:type="spellEnd"/>
            <w:r w:rsidRPr="003D73E2">
              <w:rPr>
                <w:rFonts w:ascii="Arial" w:hAnsi="Arial" w:cs="Arial"/>
              </w:rPr>
              <w:t xml:space="preserve"> </w:t>
            </w:r>
            <w:proofErr w:type="spellStart"/>
            <w:r w:rsidRPr="003D73E2">
              <w:rPr>
                <w:rFonts w:ascii="Arial" w:hAnsi="Arial" w:cs="Arial"/>
              </w:rPr>
              <w:t>dụng</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gồ</w:t>
            </w:r>
            <w:proofErr w:type="spellEnd"/>
            <w:r w:rsidRPr="003D73E2">
              <w:rPr>
                <w:rFonts w:ascii="Arial" w:hAnsi="Arial" w:cs="Arial"/>
              </w:rPr>
              <w:t xml:space="preserve"> </w:t>
            </w:r>
            <w:proofErr w:type="spellStart"/>
            <w:r w:rsidRPr="003D73E2">
              <w:rPr>
                <w:rFonts w:ascii="Arial" w:hAnsi="Arial" w:cs="Arial"/>
              </w:rPr>
              <w:t>ghề</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nhận</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đổ</w:t>
            </w:r>
            <w:proofErr w:type="spellEnd"/>
            <w:r w:rsidRPr="003D73E2">
              <w:rPr>
                <w:rFonts w:ascii="Arial" w:hAnsi="Arial" w:cs="Arial"/>
              </w:rPr>
              <w:t xml:space="preserve"> </w:t>
            </w:r>
            <w:proofErr w:type="spellStart"/>
            <w:r w:rsidRPr="003D73E2">
              <w:rPr>
                <w:rFonts w:ascii="Arial" w:hAnsi="Arial" w:cs="Arial"/>
              </w:rPr>
              <w:t>bù</w:t>
            </w:r>
            <w:proofErr w:type="spellEnd"/>
            <w:r w:rsidRPr="003D73E2">
              <w:rPr>
                <w:rFonts w:ascii="Arial" w:hAnsi="Arial" w:cs="Arial"/>
              </w:rPr>
              <w:t xml:space="preserve"> </w:t>
            </w:r>
            <w:proofErr w:type="spellStart"/>
            <w:r w:rsidRPr="003D73E2">
              <w:rPr>
                <w:rFonts w:ascii="Arial" w:hAnsi="Arial" w:cs="Arial"/>
              </w:rPr>
              <w:t>hoặc</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nhìn</w:t>
            </w:r>
            <w:proofErr w:type="spellEnd"/>
            <w:r w:rsidRPr="003D73E2">
              <w:rPr>
                <w:rFonts w:ascii="Arial" w:hAnsi="Arial" w:cs="Arial"/>
              </w:rPr>
              <w:t xml:space="preserve"> </w:t>
            </w:r>
            <w:proofErr w:type="spellStart"/>
            <w:r w:rsidRPr="003D73E2">
              <w:rPr>
                <w:rFonts w:ascii="Arial" w:hAnsi="Arial" w:cs="Arial"/>
              </w:rPr>
              <w:t>thấy</w:t>
            </w:r>
            <w:proofErr w:type="spellEnd"/>
            <w:r w:rsidRPr="003D73E2">
              <w:rPr>
                <w:rFonts w:ascii="Arial" w:hAnsi="Arial" w:cs="Arial"/>
              </w:rPr>
              <w:t>)</w:t>
            </w:r>
            <w:r w:rsidR="00C62EE8" w:rsidRPr="003D73E2">
              <w:rPr>
                <w:rFonts w:ascii="Arial" w:hAnsi="Arial" w:cs="Arial"/>
              </w:rPr>
              <w:t xml:space="preserve"> </w:t>
            </w:r>
            <w:r w:rsidRPr="003D73E2">
              <w:rPr>
                <w:rFonts w:ascii="Arial" w:hAnsi="Arial" w:cs="Arial"/>
              </w:rPr>
              <w:t>(w)</w:t>
            </w:r>
          </w:p>
        </w:tc>
        <w:tc>
          <w:tcPr>
            <w:tcW w:w="1980" w:type="dxa"/>
            <w:tcBorders>
              <w:top w:val="single" w:sz="4" w:space="0" w:color="auto"/>
              <w:left w:val="single" w:sz="4" w:space="0" w:color="auto"/>
              <w:bottom w:val="single" w:sz="4" w:space="0" w:color="auto"/>
              <w:right w:val="single" w:sz="4" w:space="0" w:color="auto"/>
            </w:tcBorders>
          </w:tcPr>
          <w:p w14:paraId="7294D7BC" w14:textId="77777777" w:rsidR="00CF2477" w:rsidRPr="003D73E2" w:rsidRDefault="00CF2477" w:rsidP="00007724">
            <w:pPr>
              <w:spacing w:after="120"/>
              <w:jc w:val="center"/>
              <w:rPr>
                <w:rFonts w:ascii="Arial" w:hAnsi="Arial" w:cs="Arial"/>
              </w:rPr>
            </w:pPr>
            <w:r w:rsidRPr="003D73E2">
              <w:rPr>
                <w:rFonts w:ascii="Arial" w:hAnsi="Arial" w:cs="Arial"/>
              </w:rPr>
              <w:sym w:font="Symbol" w:char="F0B1"/>
            </w:r>
            <w:r w:rsidRPr="003D73E2">
              <w:rPr>
                <w:rFonts w:ascii="Arial" w:hAnsi="Arial" w:cs="Arial"/>
              </w:rPr>
              <w:t xml:space="preserve"> 5</w:t>
            </w:r>
          </w:p>
          <w:p w14:paraId="53252BA0" w14:textId="77777777" w:rsidR="00CF2477" w:rsidRPr="003D73E2" w:rsidRDefault="00CF2477" w:rsidP="00007724">
            <w:pPr>
              <w:spacing w:after="120"/>
              <w:jc w:val="center"/>
              <w:rPr>
                <w:rFonts w:ascii="Arial" w:hAnsi="Arial" w:cs="Arial"/>
              </w:rPr>
            </w:pPr>
          </w:p>
        </w:tc>
      </w:tr>
    </w:tbl>
    <w:p w14:paraId="3E1430EB" w14:textId="77777777" w:rsidR="00CF2477" w:rsidRPr="003D73E2" w:rsidRDefault="00CF2477" w:rsidP="00007724">
      <w:pPr>
        <w:spacing w:after="120"/>
        <w:rPr>
          <w:rFonts w:ascii="Arial" w:hAnsi="Arial" w:cs="Arial"/>
          <w:b/>
          <w:bCs/>
          <w:i/>
          <w:iCs/>
        </w:rPr>
      </w:pPr>
      <w:r w:rsidRPr="003D73E2">
        <w:rPr>
          <w:rFonts w:ascii="Arial" w:hAnsi="Arial" w:cs="Arial"/>
          <w:b/>
          <w:bCs/>
          <w:i/>
          <w:iCs/>
        </w:rPr>
        <w:t>4.8.</w:t>
      </w:r>
      <w:r w:rsidR="00C62EE8" w:rsidRPr="003D73E2">
        <w:rPr>
          <w:rFonts w:ascii="Arial" w:hAnsi="Arial" w:cs="Arial"/>
          <w:b/>
          <w:bCs/>
          <w:i/>
          <w:iCs/>
        </w:rPr>
        <w:t xml:space="preserve"> </w:t>
      </w:r>
      <w:proofErr w:type="spellStart"/>
      <w:r w:rsidRPr="003D73E2">
        <w:rPr>
          <w:rFonts w:ascii="Arial" w:hAnsi="Arial" w:cs="Arial"/>
          <w:b/>
          <w:bCs/>
          <w:i/>
          <w:iCs/>
        </w:rPr>
        <w:t>Yêu</w:t>
      </w:r>
      <w:proofErr w:type="spellEnd"/>
      <w:r w:rsidRPr="003D73E2">
        <w:rPr>
          <w:rFonts w:ascii="Arial" w:hAnsi="Arial" w:cs="Arial"/>
          <w:b/>
          <w:bCs/>
          <w:i/>
          <w:iCs/>
        </w:rPr>
        <w:t xml:space="preserve"> </w:t>
      </w:r>
      <w:proofErr w:type="spellStart"/>
      <w:r w:rsidRPr="003D73E2">
        <w:rPr>
          <w:rFonts w:ascii="Arial" w:hAnsi="Arial" w:cs="Arial"/>
          <w:b/>
          <w:bCs/>
          <w:i/>
          <w:iCs/>
        </w:rPr>
        <w:t>cầu</w:t>
      </w:r>
      <w:proofErr w:type="spellEnd"/>
      <w:r w:rsidRPr="003D73E2">
        <w:rPr>
          <w:rFonts w:ascii="Arial" w:hAnsi="Arial" w:cs="Arial"/>
          <w:b/>
          <w:bCs/>
          <w:i/>
          <w:iCs/>
        </w:rPr>
        <w:t xml:space="preserve"> </w:t>
      </w:r>
      <w:proofErr w:type="spellStart"/>
      <w:r w:rsidRPr="003D73E2">
        <w:rPr>
          <w:rFonts w:ascii="Arial" w:hAnsi="Arial" w:cs="Arial"/>
          <w:b/>
          <w:bCs/>
          <w:i/>
          <w:iCs/>
        </w:rPr>
        <w:t>về</w:t>
      </w:r>
      <w:proofErr w:type="spellEnd"/>
      <w:r w:rsidRPr="003D73E2">
        <w:rPr>
          <w:rFonts w:ascii="Arial" w:hAnsi="Arial" w:cs="Arial"/>
          <w:b/>
          <w:bCs/>
          <w:i/>
          <w:iCs/>
        </w:rPr>
        <w:t xml:space="preserve"> </w:t>
      </w:r>
      <w:proofErr w:type="spellStart"/>
      <w:r w:rsidRPr="003D73E2">
        <w:rPr>
          <w:rFonts w:ascii="Arial" w:hAnsi="Arial" w:cs="Arial"/>
          <w:b/>
          <w:bCs/>
          <w:i/>
          <w:iCs/>
        </w:rPr>
        <w:t>ngoại</w:t>
      </w:r>
      <w:proofErr w:type="spellEnd"/>
      <w:r w:rsidRPr="003D73E2">
        <w:rPr>
          <w:rFonts w:ascii="Arial" w:hAnsi="Arial" w:cs="Arial"/>
          <w:b/>
          <w:bCs/>
          <w:i/>
          <w:iCs/>
        </w:rPr>
        <w:t xml:space="preserve"> </w:t>
      </w:r>
      <w:proofErr w:type="spellStart"/>
      <w:r w:rsidRPr="003D73E2">
        <w:rPr>
          <w:rFonts w:ascii="Arial" w:hAnsi="Arial" w:cs="Arial"/>
          <w:b/>
          <w:bCs/>
          <w:i/>
          <w:iCs/>
        </w:rPr>
        <w:t>quan</w:t>
      </w:r>
      <w:proofErr w:type="spellEnd"/>
      <w:r w:rsidRPr="003D73E2">
        <w:rPr>
          <w:rFonts w:ascii="Arial" w:hAnsi="Arial" w:cs="Arial"/>
          <w:b/>
          <w:bCs/>
          <w:i/>
          <w:iCs/>
        </w:rPr>
        <w:t xml:space="preserve"> </w:t>
      </w:r>
      <w:proofErr w:type="spellStart"/>
      <w:r w:rsidRPr="003D73E2">
        <w:rPr>
          <w:rFonts w:ascii="Arial" w:hAnsi="Arial" w:cs="Arial"/>
          <w:b/>
          <w:bCs/>
          <w:i/>
          <w:iCs/>
        </w:rPr>
        <w:t>và</w:t>
      </w:r>
      <w:proofErr w:type="spellEnd"/>
      <w:r w:rsidRPr="003D73E2">
        <w:rPr>
          <w:rFonts w:ascii="Arial" w:hAnsi="Arial" w:cs="Arial"/>
          <w:b/>
          <w:bCs/>
          <w:i/>
          <w:iCs/>
        </w:rPr>
        <w:t xml:space="preserve"> </w:t>
      </w:r>
      <w:proofErr w:type="spellStart"/>
      <w:r w:rsidRPr="003D73E2">
        <w:rPr>
          <w:rFonts w:ascii="Arial" w:hAnsi="Arial" w:cs="Arial"/>
          <w:b/>
          <w:bCs/>
          <w:i/>
          <w:iCs/>
        </w:rPr>
        <w:t>khuyết</w:t>
      </w:r>
      <w:proofErr w:type="spellEnd"/>
      <w:r w:rsidRPr="003D73E2">
        <w:rPr>
          <w:rFonts w:ascii="Arial" w:hAnsi="Arial" w:cs="Arial"/>
          <w:b/>
          <w:bCs/>
          <w:i/>
          <w:iCs/>
        </w:rPr>
        <w:t xml:space="preserve"> </w:t>
      </w:r>
      <w:proofErr w:type="spellStart"/>
      <w:r w:rsidRPr="003D73E2">
        <w:rPr>
          <w:rFonts w:ascii="Arial" w:hAnsi="Arial" w:cs="Arial"/>
          <w:b/>
          <w:bCs/>
          <w:i/>
          <w:iCs/>
        </w:rPr>
        <w:t>tật</w:t>
      </w:r>
      <w:proofErr w:type="spellEnd"/>
      <w:r w:rsidRPr="003D73E2">
        <w:rPr>
          <w:rFonts w:ascii="Arial" w:hAnsi="Arial" w:cs="Arial"/>
          <w:b/>
          <w:bCs/>
          <w:i/>
          <w:iCs/>
        </w:rPr>
        <w:t xml:space="preserve"> </w:t>
      </w:r>
      <w:proofErr w:type="spellStart"/>
      <w:r w:rsidRPr="003D73E2">
        <w:rPr>
          <w:rFonts w:ascii="Arial" w:hAnsi="Arial" w:cs="Arial"/>
          <w:b/>
          <w:bCs/>
          <w:i/>
          <w:iCs/>
        </w:rPr>
        <w:t>của</w:t>
      </w:r>
      <w:proofErr w:type="spellEnd"/>
      <w:r w:rsidRPr="003D73E2">
        <w:rPr>
          <w:rFonts w:ascii="Arial" w:hAnsi="Arial" w:cs="Arial"/>
          <w:b/>
          <w:bCs/>
          <w:i/>
          <w:iCs/>
        </w:rPr>
        <w:t xml:space="preserve"> </w:t>
      </w:r>
      <w:proofErr w:type="spellStart"/>
      <w:r w:rsidRPr="003D73E2">
        <w:rPr>
          <w:rFonts w:ascii="Arial" w:hAnsi="Arial" w:cs="Arial"/>
          <w:b/>
          <w:bCs/>
          <w:i/>
          <w:iCs/>
        </w:rPr>
        <w:t>sản</w:t>
      </w:r>
      <w:proofErr w:type="spellEnd"/>
      <w:r w:rsidRPr="003D73E2">
        <w:rPr>
          <w:rFonts w:ascii="Arial" w:hAnsi="Arial" w:cs="Arial"/>
          <w:b/>
          <w:bCs/>
          <w:i/>
          <w:iCs/>
        </w:rPr>
        <w:t xml:space="preserve"> </w:t>
      </w:r>
      <w:proofErr w:type="spellStart"/>
      <w:r w:rsidRPr="003D73E2">
        <w:rPr>
          <w:rFonts w:ascii="Arial" w:hAnsi="Arial" w:cs="Arial"/>
          <w:b/>
          <w:bCs/>
          <w:i/>
          <w:iCs/>
        </w:rPr>
        <w:t>phẩm</w:t>
      </w:r>
      <w:proofErr w:type="spellEnd"/>
      <w:r w:rsidRPr="003D73E2">
        <w:rPr>
          <w:rFonts w:ascii="Arial" w:hAnsi="Arial" w:cs="Arial"/>
          <w:b/>
          <w:bCs/>
          <w:i/>
          <w:iCs/>
        </w:rPr>
        <w:t xml:space="preserve"> </w:t>
      </w:r>
    </w:p>
    <w:p w14:paraId="27A57F90" w14:textId="77777777" w:rsidR="00CF2477" w:rsidRPr="003D73E2" w:rsidRDefault="00CF2477" w:rsidP="00007724">
      <w:pPr>
        <w:spacing w:after="120"/>
        <w:rPr>
          <w:rFonts w:ascii="Arial" w:hAnsi="Arial" w:cs="Arial"/>
          <w:b/>
          <w:bCs/>
          <w:i/>
          <w:iCs/>
        </w:rPr>
      </w:pPr>
      <w:r w:rsidRPr="003D73E2">
        <w:rPr>
          <w:rFonts w:ascii="Arial" w:hAnsi="Arial" w:cs="Arial"/>
          <w:b/>
          <w:bCs/>
          <w:i/>
          <w:iCs/>
        </w:rPr>
        <w:t>4.8.1.</w:t>
      </w:r>
      <w:r w:rsidR="00C62EE8" w:rsidRPr="003D73E2">
        <w:rPr>
          <w:rFonts w:ascii="Arial" w:hAnsi="Arial" w:cs="Arial"/>
          <w:b/>
          <w:bCs/>
          <w:i/>
          <w:iCs/>
        </w:rPr>
        <w:t xml:space="preserve"> </w:t>
      </w:r>
      <w:proofErr w:type="spellStart"/>
      <w:r w:rsidRPr="003D73E2">
        <w:rPr>
          <w:rFonts w:ascii="Arial" w:hAnsi="Arial" w:cs="Arial"/>
          <w:b/>
          <w:bCs/>
          <w:i/>
          <w:iCs/>
        </w:rPr>
        <w:t>Độ</w:t>
      </w:r>
      <w:proofErr w:type="spellEnd"/>
      <w:r w:rsidRPr="003D73E2">
        <w:rPr>
          <w:rFonts w:ascii="Arial" w:hAnsi="Arial" w:cs="Arial"/>
          <w:b/>
          <w:bCs/>
          <w:i/>
          <w:iCs/>
        </w:rPr>
        <w:t xml:space="preserve"> </w:t>
      </w:r>
      <w:proofErr w:type="spellStart"/>
      <w:r w:rsidRPr="003D73E2">
        <w:rPr>
          <w:rFonts w:ascii="Arial" w:hAnsi="Arial" w:cs="Arial"/>
          <w:b/>
          <w:bCs/>
          <w:i/>
          <w:iCs/>
        </w:rPr>
        <w:t>phẳng</w:t>
      </w:r>
      <w:proofErr w:type="spellEnd"/>
      <w:r w:rsidRPr="003D73E2">
        <w:rPr>
          <w:rFonts w:ascii="Arial" w:hAnsi="Arial" w:cs="Arial"/>
          <w:b/>
          <w:bCs/>
          <w:i/>
          <w:iCs/>
        </w:rPr>
        <w:t xml:space="preserve"> </w:t>
      </w:r>
      <w:proofErr w:type="spellStart"/>
      <w:r w:rsidRPr="003D73E2">
        <w:rPr>
          <w:rFonts w:ascii="Arial" w:hAnsi="Arial" w:cs="Arial"/>
          <w:b/>
          <w:bCs/>
          <w:i/>
          <w:iCs/>
        </w:rPr>
        <w:t>đều</w:t>
      </w:r>
      <w:proofErr w:type="spellEnd"/>
      <w:r w:rsidRPr="003D73E2">
        <w:rPr>
          <w:rFonts w:ascii="Arial" w:hAnsi="Arial" w:cs="Arial"/>
          <w:b/>
          <w:bCs/>
          <w:i/>
          <w:iCs/>
        </w:rPr>
        <w:t xml:space="preserve"> </w:t>
      </w:r>
      <w:proofErr w:type="spellStart"/>
      <w:r w:rsidRPr="003D73E2">
        <w:rPr>
          <w:rFonts w:ascii="Arial" w:hAnsi="Arial" w:cs="Arial"/>
          <w:b/>
          <w:bCs/>
          <w:i/>
          <w:iCs/>
        </w:rPr>
        <w:t>của</w:t>
      </w:r>
      <w:proofErr w:type="spellEnd"/>
      <w:r w:rsidRPr="003D73E2">
        <w:rPr>
          <w:rFonts w:ascii="Arial" w:hAnsi="Arial" w:cs="Arial"/>
          <w:b/>
          <w:bCs/>
          <w:i/>
          <w:iCs/>
        </w:rPr>
        <w:t xml:space="preserve"> </w:t>
      </w:r>
      <w:proofErr w:type="spellStart"/>
      <w:r w:rsidRPr="003D73E2">
        <w:rPr>
          <w:rFonts w:ascii="Arial" w:hAnsi="Arial" w:cs="Arial"/>
          <w:b/>
          <w:bCs/>
          <w:i/>
          <w:iCs/>
        </w:rPr>
        <w:t>bề</w:t>
      </w:r>
      <w:proofErr w:type="spellEnd"/>
      <w:r w:rsidRPr="003D73E2">
        <w:rPr>
          <w:rFonts w:ascii="Arial" w:hAnsi="Arial" w:cs="Arial"/>
          <w:b/>
          <w:bCs/>
          <w:i/>
          <w:iCs/>
        </w:rPr>
        <w:t xml:space="preserve"> </w:t>
      </w:r>
      <w:proofErr w:type="spellStart"/>
      <w:r w:rsidRPr="003D73E2">
        <w:rPr>
          <w:rFonts w:ascii="Arial" w:hAnsi="Arial" w:cs="Arial"/>
          <w:b/>
          <w:bCs/>
          <w:i/>
          <w:iCs/>
        </w:rPr>
        <w:t>mặt</w:t>
      </w:r>
      <w:proofErr w:type="spellEnd"/>
    </w:p>
    <w:p w14:paraId="131B8923"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r w:rsidR="00CF2477" w:rsidRPr="003D73E2">
        <w:rPr>
          <w:rFonts w:ascii="Arial" w:hAnsi="Arial" w:cs="Arial"/>
          <w:sz w:val="20"/>
        </w:rPr>
        <w:t xml:space="preserve">- </w:t>
      </w:r>
      <w:proofErr w:type="spellStart"/>
      <w:r w:rsidR="00CF2477" w:rsidRPr="003D73E2">
        <w:rPr>
          <w:rFonts w:ascii="Arial" w:hAnsi="Arial" w:cs="Arial"/>
          <w:sz w:val="20"/>
        </w:rPr>
        <w:t>Bề</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mặt</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bên</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ngoài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sản</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phẩm</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phải</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đảm</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bảo</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phẳng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đều</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đặn</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điểm</w:t>
      </w:r>
      <w:proofErr w:type="spellEnd"/>
      <w:r w:rsidR="00CF2477" w:rsidRPr="003D73E2">
        <w:rPr>
          <w:rFonts w:ascii="Arial" w:hAnsi="Arial" w:cs="Arial"/>
          <w:sz w:val="20"/>
        </w:rPr>
        <w:t xml:space="preserve"> </w:t>
      </w:r>
      <w:proofErr w:type="spellStart"/>
      <w:r w:rsidR="00CF2477" w:rsidRPr="003D73E2">
        <w:rPr>
          <w:rFonts w:ascii="Arial" w:hAnsi="Arial" w:cs="Arial"/>
          <w:sz w:val="20"/>
        </w:rPr>
        <w:t>gồ</w:t>
      </w:r>
      <w:proofErr w:type="spellEnd"/>
      <w:r w:rsidR="00CF2477" w:rsidRPr="003D73E2">
        <w:rPr>
          <w:rFonts w:ascii="Arial" w:hAnsi="Arial" w:cs="Arial"/>
          <w:sz w:val="20"/>
        </w:rPr>
        <w:t xml:space="preserve"> </w:t>
      </w:r>
      <w:proofErr w:type="spellStart"/>
      <w:r w:rsidR="00CF2477" w:rsidRPr="003D73E2">
        <w:rPr>
          <w:rFonts w:ascii="Arial" w:hAnsi="Arial" w:cs="Arial"/>
          <w:sz w:val="20"/>
        </w:rPr>
        <w:t>lên</w:t>
      </w:r>
      <w:proofErr w:type="spellEnd"/>
      <w:r w:rsidR="00CF2477" w:rsidRPr="003D73E2">
        <w:rPr>
          <w:rFonts w:ascii="Arial" w:hAnsi="Arial" w:cs="Arial"/>
          <w:sz w:val="20"/>
        </w:rPr>
        <w:t xml:space="preserve"> </w:t>
      </w:r>
      <w:proofErr w:type="spellStart"/>
      <w:r w:rsidR="00CF2477" w:rsidRPr="003D73E2">
        <w:rPr>
          <w:rFonts w:ascii="Arial" w:hAnsi="Arial" w:cs="Arial"/>
          <w:sz w:val="20"/>
        </w:rPr>
        <w:t>hoặc</w:t>
      </w:r>
      <w:proofErr w:type="spellEnd"/>
      <w:r w:rsidR="00CF2477" w:rsidRPr="003D73E2">
        <w:rPr>
          <w:rFonts w:ascii="Arial" w:hAnsi="Arial" w:cs="Arial"/>
          <w:sz w:val="20"/>
        </w:rPr>
        <w:t xml:space="preserve"> </w:t>
      </w:r>
      <w:proofErr w:type="spellStart"/>
      <w:r w:rsidR="00CF2477" w:rsidRPr="003D73E2">
        <w:rPr>
          <w:rFonts w:ascii="Arial" w:hAnsi="Arial" w:cs="Arial"/>
          <w:sz w:val="20"/>
        </w:rPr>
        <w:t>lõm</w:t>
      </w:r>
      <w:proofErr w:type="spellEnd"/>
      <w:r w:rsidR="00CF2477" w:rsidRPr="003D73E2">
        <w:rPr>
          <w:rFonts w:ascii="Arial" w:hAnsi="Arial" w:cs="Arial"/>
          <w:sz w:val="20"/>
        </w:rPr>
        <w:t xml:space="preserve"> </w:t>
      </w:r>
      <w:proofErr w:type="spellStart"/>
      <w:r w:rsidR="00CF2477" w:rsidRPr="003D73E2">
        <w:rPr>
          <w:rFonts w:ascii="Arial" w:hAnsi="Arial" w:cs="Arial"/>
          <w:sz w:val="20"/>
        </w:rPr>
        <w:t>xuống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quá</w:t>
      </w:r>
      <w:proofErr w:type="spellEnd"/>
      <w:r w:rsidR="00CF2477" w:rsidRPr="003D73E2">
        <w:rPr>
          <w:rFonts w:ascii="Arial" w:hAnsi="Arial" w:cs="Arial"/>
          <w:sz w:val="20"/>
        </w:rPr>
        <w:t xml:space="preserve"> 5 mm, </w:t>
      </w:r>
      <w:proofErr w:type="spellStart"/>
      <w:r w:rsidR="00CF2477" w:rsidRPr="003D73E2">
        <w:rPr>
          <w:rFonts w:ascii="Arial" w:hAnsi="Arial" w:cs="Arial"/>
          <w:sz w:val="20"/>
        </w:rPr>
        <w:t>màu</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sắc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đồng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đều</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Trừ</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cốt</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thép</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chờ</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đặt</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sẵn</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được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để</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lộ</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cốt</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thép</w:t>
      </w:r>
      <w:proofErr w:type="spellEnd"/>
      <w:r w:rsidR="00CF2477" w:rsidRPr="003D73E2">
        <w:rPr>
          <w:rFonts w:ascii="Arial" w:hAnsi="Arial" w:cs="Arial"/>
          <w:sz w:val="20"/>
        </w:rPr>
        <w:t xml:space="preserve"> </w:t>
      </w:r>
      <w:proofErr w:type="spellStart"/>
      <w:r w:rsidR="00CF2477" w:rsidRPr="003D73E2">
        <w:rPr>
          <w:rFonts w:ascii="Arial" w:hAnsi="Arial" w:cs="Arial"/>
          <w:sz w:val="20"/>
        </w:rPr>
        <w:t>ra</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ngoài</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mặt</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hư</w:t>
      </w:r>
      <w:proofErr w:type="spellEnd"/>
      <w:r w:rsidR="00CF2477" w:rsidRPr="003D73E2">
        <w:rPr>
          <w:rFonts w:ascii="Arial" w:hAnsi="Arial" w:cs="Arial"/>
          <w:sz w:val="20"/>
        </w:rPr>
        <w:t xml:space="preserve"> </w:t>
      </w:r>
      <w:proofErr w:type="spellStart"/>
      <w:r w:rsidR="00CF2477" w:rsidRPr="003D73E2">
        <w:rPr>
          <w:rFonts w:ascii="Arial" w:hAnsi="Arial" w:cs="Arial"/>
          <w:sz w:val="20"/>
        </w:rPr>
        <w:t>hỏng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mặt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ngoài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như</w:t>
      </w:r>
      <w:proofErr w:type="spellEnd"/>
      <w:r w:rsidR="00CF2477" w:rsidRPr="003D73E2">
        <w:rPr>
          <w:rFonts w:ascii="Arial" w:hAnsi="Arial" w:cs="Arial"/>
          <w:sz w:val="20"/>
        </w:rPr>
        <w:t xml:space="preserve"> </w:t>
      </w:r>
      <w:proofErr w:type="spellStart"/>
      <w:r w:rsidR="00CF2477" w:rsidRPr="003D73E2">
        <w:rPr>
          <w:rFonts w:ascii="Arial" w:hAnsi="Arial" w:cs="Arial"/>
          <w:sz w:val="20"/>
        </w:rPr>
        <w:t>rỗ</w:t>
      </w:r>
      <w:proofErr w:type="spellEnd"/>
      <w:r w:rsidR="00CF2477" w:rsidRPr="003D73E2">
        <w:rPr>
          <w:rFonts w:ascii="Arial" w:hAnsi="Arial" w:cs="Arial"/>
          <w:sz w:val="20"/>
        </w:rPr>
        <w:t xml:space="preserve">, </w:t>
      </w:r>
      <w:proofErr w:type="spellStart"/>
      <w:r w:rsidR="00CF2477" w:rsidRPr="003D73E2">
        <w:rPr>
          <w:rFonts w:ascii="Arial" w:hAnsi="Arial" w:cs="Arial"/>
          <w:sz w:val="20"/>
        </w:rPr>
        <w:t>nứt</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vỡ</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cạnh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góc</w:t>
      </w:r>
      <w:proofErr w:type="spellEnd"/>
      <w:r w:rsidR="00CF2477" w:rsidRPr="003D73E2">
        <w:rPr>
          <w:rFonts w:ascii="Arial" w:hAnsi="Arial" w:cs="Arial"/>
          <w:sz w:val="20"/>
        </w:rPr>
        <w:t xml:space="preserve"> </w:t>
      </w:r>
      <w:proofErr w:type="spellStart"/>
      <w:r w:rsidR="00CF2477" w:rsidRPr="003D73E2">
        <w:rPr>
          <w:rFonts w:ascii="Arial" w:hAnsi="Arial" w:cs="Arial"/>
          <w:sz w:val="20"/>
        </w:rPr>
        <w:t>vượt</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quá</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mức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cho</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phép</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theo</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quy</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định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Đối</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với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chỗ</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dấu</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chứng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tỏ</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đã</w:t>
      </w:r>
      <w:proofErr w:type="spellEnd"/>
      <w:r w:rsidR="00CF2477" w:rsidRPr="003D73E2">
        <w:rPr>
          <w:rFonts w:ascii="Arial" w:hAnsi="Arial" w:cs="Arial"/>
          <w:sz w:val="20"/>
        </w:rPr>
        <w:t xml:space="preserve"> qua </w:t>
      </w:r>
      <w:proofErr w:type="spellStart"/>
      <w:r w:rsidR="00CF2477" w:rsidRPr="003D73E2">
        <w:rPr>
          <w:rFonts w:ascii="Arial" w:hAnsi="Arial" w:cs="Arial"/>
          <w:sz w:val="20"/>
        </w:rPr>
        <w:t>sửa</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chữa</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quét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nước</w:t>
      </w:r>
      <w:proofErr w:type="spellEnd"/>
      <w:r w:rsidR="00CF2477" w:rsidRPr="003D73E2">
        <w:rPr>
          <w:rFonts w:ascii="Arial" w:hAnsi="Arial" w:cs="Arial"/>
          <w:sz w:val="20"/>
        </w:rPr>
        <w:t xml:space="preserve"> xi </w:t>
      </w:r>
      <w:proofErr w:type="spellStart"/>
      <w:r w:rsidR="00CF2477" w:rsidRPr="003D73E2">
        <w:rPr>
          <w:rFonts w:ascii="Arial" w:hAnsi="Arial" w:cs="Arial"/>
          <w:sz w:val="20"/>
        </w:rPr>
        <w:t>măng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trát</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vữa</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đắp</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khi</w:t>
      </w:r>
      <w:proofErr w:type="spellEnd"/>
      <w:r w:rsidR="00CF2477" w:rsidRPr="003D73E2">
        <w:rPr>
          <w:rFonts w:ascii="Arial" w:hAnsi="Arial" w:cs="Arial"/>
          <w:sz w:val="20"/>
        </w:rPr>
        <w:t xml:space="preserve"> </w:t>
      </w:r>
      <w:proofErr w:type="spellStart"/>
      <w:r w:rsidR="00CF2477" w:rsidRPr="003D73E2">
        <w:rPr>
          <w:rFonts w:ascii="Arial" w:hAnsi="Arial" w:cs="Arial"/>
          <w:sz w:val="20"/>
        </w:rPr>
        <w:t>kiểm</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tra</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phải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biên</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bản</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văn</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bản</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sữa</w:t>
      </w:r>
      <w:proofErr w:type="spellEnd"/>
      <w:r w:rsidR="00CF2477" w:rsidRPr="003D73E2">
        <w:rPr>
          <w:rFonts w:ascii="Arial" w:hAnsi="Arial" w:cs="Arial"/>
          <w:sz w:val="20"/>
        </w:rPr>
        <w:t xml:space="preserve"> </w:t>
      </w:r>
      <w:proofErr w:type="spellStart"/>
      <w:r w:rsidR="00CF2477" w:rsidRPr="003D73E2">
        <w:rPr>
          <w:rFonts w:ascii="Arial" w:hAnsi="Arial" w:cs="Arial"/>
          <w:sz w:val="20"/>
        </w:rPr>
        <w:t>chữa</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người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thẩm</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quyền</w:t>
      </w:r>
      <w:proofErr w:type="spellEnd"/>
      <w:r w:rsidR="00CF2477" w:rsidRPr="003D73E2">
        <w:rPr>
          <w:rFonts w:ascii="Arial" w:hAnsi="Arial" w:cs="Arial"/>
          <w:sz w:val="20"/>
        </w:rPr>
        <w:t>.</w:t>
      </w:r>
    </w:p>
    <w:p w14:paraId="2268C4AE"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Đối</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bề</w:t>
      </w:r>
      <w:proofErr w:type="spellEnd"/>
      <w:r w:rsidR="00CF2477" w:rsidRPr="003D73E2">
        <w:rPr>
          <w:rFonts w:ascii="Arial" w:hAnsi="Arial" w:cs="Arial"/>
        </w:rPr>
        <w:t xml:space="preserve"> </w:t>
      </w:r>
      <w:proofErr w:type="spellStart"/>
      <w:r w:rsidR="00CF2477" w:rsidRPr="003D73E2">
        <w:rPr>
          <w:rFonts w:ascii="Arial" w:hAnsi="Arial" w:cs="Arial"/>
        </w:rPr>
        <w:t>mặt</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làm</w:t>
      </w:r>
      <w:proofErr w:type="spellEnd"/>
      <w:r w:rsidR="00CF2477" w:rsidRPr="003D73E2">
        <w:rPr>
          <w:rFonts w:ascii="Arial" w:hAnsi="Arial" w:cs="Arial"/>
        </w:rPr>
        <w:t xml:space="preserve"> </w:t>
      </w:r>
      <w:proofErr w:type="spellStart"/>
      <w:r w:rsidR="00CF2477" w:rsidRPr="003D73E2">
        <w:rPr>
          <w:rFonts w:ascii="Arial" w:hAnsi="Arial" w:cs="Arial"/>
        </w:rPr>
        <w:t>nhám</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tạo</w:t>
      </w:r>
      <w:proofErr w:type="spellEnd"/>
      <w:r w:rsidR="00CF2477" w:rsidRPr="003D73E2">
        <w:rPr>
          <w:rFonts w:ascii="Arial" w:hAnsi="Arial" w:cs="Arial"/>
        </w:rPr>
        <w:t xml:space="preserve"> </w:t>
      </w:r>
      <w:proofErr w:type="spellStart"/>
      <w:r w:rsidR="00CF2477" w:rsidRPr="003D73E2">
        <w:rPr>
          <w:rFonts w:ascii="Arial" w:hAnsi="Arial" w:cs="Arial"/>
        </w:rPr>
        <w:t>nhám</w:t>
      </w:r>
      <w:proofErr w:type="spellEnd"/>
      <w:r w:rsidR="00CF2477" w:rsidRPr="003D73E2">
        <w:rPr>
          <w:rFonts w:ascii="Arial" w:hAnsi="Arial" w:cs="Arial"/>
        </w:rPr>
        <w:t xml:space="preserve"> </w:t>
      </w:r>
      <w:proofErr w:type="spellStart"/>
      <w:r w:rsidR="00CF2477" w:rsidRPr="003D73E2">
        <w:rPr>
          <w:rFonts w:ascii="Arial" w:hAnsi="Arial" w:cs="Arial"/>
        </w:rPr>
        <w:t>đúng</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r w:rsidR="00CF2477" w:rsidRPr="003D73E2">
        <w:rPr>
          <w:rFonts w:ascii="Arial" w:hAnsi="Arial" w:cs="Arial"/>
        </w:rPr>
        <w:t xml:space="preserve"> </w:t>
      </w:r>
      <w:proofErr w:type="spellStart"/>
      <w:r w:rsidR="00CF2477" w:rsidRPr="003D73E2">
        <w:rPr>
          <w:rFonts w:ascii="Arial" w:hAnsi="Arial" w:cs="Arial"/>
        </w:rPr>
        <w:t>quy</w:t>
      </w:r>
      <w:proofErr w:type="spellEnd"/>
      <w:r w:rsidR="00CF2477" w:rsidRPr="003D73E2">
        <w:rPr>
          <w:rFonts w:ascii="Arial" w:hAnsi="Arial" w:cs="Arial"/>
        </w:rPr>
        <w:t xml:space="preserve"> </w:t>
      </w:r>
      <w:proofErr w:type="spellStart"/>
      <w:r w:rsidR="00CF2477" w:rsidRPr="003D73E2">
        <w:rPr>
          <w:rFonts w:ascii="Arial" w:hAnsi="Arial" w:cs="Arial"/>
        </w:rPr>
        <w:t>định</w:t>
      </w:r>
      <w:proofErr w:type="spellEnd"/>
      <w:r w:rsidR="00CF2477" w:rsidRPr="003D73E2">
        <w:rPr>
          <w:rFonts w:ascii="Arial" w:hAnsi="Arial" w:cs="Arial"/>
        </w:rPr>
        <w:t>.</w:t>
      </w:r>
    </w:p>
    <w:p w14:paraId="284E0D32" w14:textId="77777777" w:rsidR="00CF2477" w:rsidRPr="003D73E2" w:rsidRDefault="00CF2477" w:rsidP="00007724">
      <w:pPr>
        <w:spacing w:after="120"/>
        <w:rPr>
          <w:rFonts w:ascii="Arial" w:hAnsi="Arial" w:cs="Arial"/>
          <w:b/>
          <w:bCs/>
          <w:i/>
          <w:iCs/>
        </w:rPr>
      </w:pPr>
      <w:r w:rsidRPr="003D73E2">
        <w:rPr>
          <w:rFonts w:ascii="Arial" w:hAnsi="Arial" w:cs="Arial"/>
          <w:b/>
          <w:bCs/>
          <w:i/>
          <w:iCs/>
        </w:rPr>
        <w:t>4.8.2.</w:t>
      </w:r>
      <w:r w:rsidR="00C62EE8" w:rsidRPr="003D73E2">
        <w:rPr>
          <w:rFonts w:ascii="Arial" w:hAnsi="Arial" w:cs="Arial"/>
          <w:b/>
          <w:bCs/>
          <w:i/>
          <w:iCs/>
        </w:rPr>
        <w:t xml:space="preserve"> </w:t>
      </w:r>
      <w:proofErr w:type="spellStart"/>
      <w:r w:rsidRPr="003D73E2">
        <w:rPr>
          <w:rFonts w:ascii="Arial" w:hAnsi="Arial" w:cs="Arial"/>
          <w:b/>
          <w:bCs/>
          <w:i/>
          <w:iCs/>
        </w:rPr>
        <w:t>Vết</w:t>
      </w:r>
      <w:proofErr w:type="spellEnd"/>
      <w:r w:rsidRPr="003D73E2">
        <w:rPr>
          <w:rFonts w:ascii="Arial" w:hAnsi="Arial" w:cs="Arial"/>
          <w:b/>
          <w:bCs/>
          <w:i/>
          <w:iCs/>
        </w:rPr>
        <w:t xml:space="preserve"> </w:t>
      </w:r>
      <w:proofErr w:type="spellStart"/>
      <w:r w:rsidRPr="003D73E2">
        <w:rPr>
          <w:rFonts w:ascii="Arial" w:hAnsi="Arial" w:cs="Arial"/>
          <w:b/>
          <w:bCs/>
          <w:i/>
          <w:iCs/>
        </w:rPr>
        <w:t>nứt</w:t>
      </w:r>
      <w:proofErr w:type="spellEnd"/>
      <w:r w:rsidRPr="003D73E2">
        <w:rPr>
          <w:rFonts w:ascii="Arial" w:hAnsi="Arial" w:cs="Arial"/>
          <w:b/>
          <w:bCs/>
          <w:i/>
          <w:iCs/>
        </w:rPr>
        <w:t xml:space="preserve"> </w:t>
      </w:r>
      <w:proofErr w:type="spellStart"/>
      <w:r w:rsidRPr="003D73E2">
        <w:rPr>
          <w:rFonts w:ascii="Arial" w:hAnsi="Arial" w:cs="Arial"/>
          <w:b/>
          <w:bCs/>
          <w:i/>
          <w:iCs/>
        </w:rPr>
        <w:t>bề</w:t>
      </w:r>
      <w:proofErr w:type="spellEnd"/>
      <w:r w:rsidRPr="003D73E2">
        <w:rPr>
          <w:rFonts w:ascii="Arial" w:hAnsi="Arial" w:cs="Arial"/>
          <w:b/>
          <w:bCs/>
          <w:i/>
          <w:iCs/>
        </w:rPr>
        <w:t xml:space="preserve"> </w:t>
      </w:r>
      <w:proofErr w:type="spellStart"/>
      <w:r w:rsidRPr="003D73E2">
        <w:rPr>
          <w:rFonts w:ascii="Arial" w:hAnsi="Arial" w:cs="Arial"/>
          <w:b/>
          <w:bCs/>
          <w:i/>
          <w:iCs/>
        </w:rPr>
        <w:t>mặt</w:t>
      </w:r>
      <w:proofErr w:type="spellEnd"/>
      <w:r w:rsidRPr="003D73E2">
        <w:rPr>
          <w:rFonts w:ascii="Arial" w:hAnsi="Arial" w:cs="Arial"/>
          <w:b/>
          <w:bCs/>
          <w:i/>
          <w:iCs/>
        </w:rPr>
        <w:t xml:space="preserve"> </w:t>
      </w:r>
      <w:proofErr w:type="spellStart"/>
      <w:r w:rsidRPr="003D73E2">
        <w:rPr>
          <w:rFonts w:ascii="Arial" w:hAnsi="Arial" w:cs="Arial"/>
          <w:b/>
          <w:bCs/>
          <w:i/>
          <w:iCs/>
        </w:rPr>
        <w:t>trên</w:t>
      </w:r>
      <w:proofErr w:type="spellEnd"/>
    </w:p>
    <w:p w14:paraId="555D03AA"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proofErr w:type="spellStart"/>
      <w:r w:rsidR="00CF2477" w:rsidRPr="003D73E2">
        <w:rPr>
          <w:rFonts w:ascii="Arial" w:hAnsi="Arial" w:cs="Arial"/>
          <w:sz w:val="20"/>
        </w:rPr>
        <w:t>Vết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nứt</w:t>
      </w:r>
      <w:proofErr w:type="spellEnd"/>
      <w:r w:rsidR="00CF2477" w:rsidRPr="003D73E2">
        <w:rPr>
          <w:rFonts w:ascii="Arial" w:hAnsi="Arial" w:cs="Arial"/>
          <w:sz w:val="20"/>
        </w:rPr>
        <w:t xml:space="preserve"> </w:t>
      </w:r>
      <w:proofErr w:type="spellStart"/>
      <w:r w:rsidR="00CF2477" w:rsidRPr="003D73E2">
        <w:rPr>
          <w:rFonts w:ascii="Arial" w:hAnsi="Arial" w:cs="Arial"/>
          <w:sz w:val="20"/>
        </w:rPr>
        <w:t>xuất</w:t>
      </w:r>
      <w:proofErr w:type="spellEnd"/>
      <w:r w:rsidR="00CF2477" w:rsidRPr="003D73E2">
        <w:rPr>
          <w:rFonts w:ascii="Arial" w:hAnsi="Arial" w:cs="Arial"/>
          <w:sz w:val="20"/>
        </w:rPr>
        <w:t xml:space="preserve"> </w:t>
      </w:r>
      <w:proofErr w:type="spellStart"/>
      <w:r w:rsidR="00CF2477" w:rsidRPr="003D73E2">
        <w:rPr>
          <w:rFonts w:ascii="Arial" w:hAnsi="Arial" w:cs="Arial"/>
          <w:sz w:val="20"/>
        </w:rPr>
        <w:t>hiện</w:t>
      </w:r>
      <w:proofErr w:type="spellEnd"/>
      <w:r w:rsidR="00CF2477" w:rsidRPr="003D73E2">
        <w:rPr>
          <w:rFonts w:ascii="Arial" w:hAnsi="Arial" w:cs="Arial"/>
          <w:sz w:val="20"/>
        </w:rPr>
        <w:t xml:space="preserve"> ở </w:t>
      </w:r>
      <w:proofErr w:type="spellStart"/>
      <w:r w:rsidR="00CF2477" w:rsidRPr="003D73E2">
        <w:rPr>
          <w:rFonts w:ascii="Arial" w:hAnsi="Arial" w:cs="Arial"/>
          <w:sz w:val="20"/>
        </w:rPr>
        <w:t>bề</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mặt</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trên</w:t>
      </w:r>
      <w:proofErr w:type="spellEnd"/>
      <w:r w:rsidR="00CF2477" w:rsidRPr="003D73E2">
        <w:rPr>
          <w:rFonts w:ascii="Arial" w:hAnsi="Arial" w:cs="Arial"/>
          <w:sz w:val="20"/>
        </w:rPr>
        <w:t xml:space="preserve"> do </w:t>
      </w:r>
      <w:proofErr w:type="spellStart"/>
      <w:r w:rsidR="00CF2477" w:rsidRPr="003D73E2">
        <w:rPr>
          <w:rFonts w:ascii="Arial" w:hAnsi="Arial" w:cs="Arial"/>
          <w:sz w:val="20"/>
        </w:rPr>
        <w:t>quá</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trình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đổ</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bảo</w:t>
      </w:r>
      <w:proofErr w:type="spellEnd"/>
      <w:r w:rsidR="00CF2477" w:rsidRPr="003D73E2">
        <w:rPr>
          <w:rFonts w:ascii="Arial" w:hAnsi="Arial" w:cs="Arial"/>
          <w:sz w:val="20"/>
        </w:rPr>
        <w:t xml:space="preserve"> </w:t>
      </w:r>
      <w:proofErr w:type="spellStart"/>
      <w:r w:rsidR="00CF2477" w:rsidRPr="003D73E2">
        <w:rPr>
          <w:rFonts w:ascii="Arial" w:hAnsi="Arial" w:cs="Arial"/>
          <w:sz w:val="20"/>
        </w:rPr>
        <w:t>dưỡng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bê</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phải</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gây</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động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xấu</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đến</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khả</w:t>
      </w:r>
      <w:proofErr w:type="spellEnd"/>
      <w:r w:rsidR="00CF2477" w:rsidRPr="003D73E2">
        <w:rPr>
          <w:rFonts w:ascii="Arial" w:hAnsi="Arial" w:cs="Arial"/>
          <w:sz w:val="20"/>
        </w:rPr>
        <w:t xml:space="preserve"> </w:t>
      </w:r>
      <w:proofErr w:type="spellStart"/>
      <w:r w:rsidR="00CF2477" w:rsidRPr="003D73E2">
        <w:rPr>
          <w:rFonts w:ascii="Arial" w:hAnsi="Arial" w:cs="Arial"/>
          <w:sz w:val="20"/>
        </w:rPr>
        <w:t>năng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làm</w:t>
      </w:r>
      <w:proofErr w:type="spellEnd"/>
      <w:r w:rsidR="00CF2477" w:rsidRPr="003D73E2">
        <w:rPr>
          <w:rFonts w:ascii="Arial" w:hAnsi="Arial" w:cs="Arial"/>
          <w:sz w:val="20"/>
        </w:rPr>
        <w:t xml:space="preserve"> </w:t>
      </w:r>
      <w:proofErr w:type="spellStart"/>
      <w:r w:rsidR="00CF2477" w:rsidRPr="003D73E2">
        <w:rPr>
          <w:rFonts w:ascii="Arial" w:hAnsi="Arial" w:cs="Arial"/>
          <w:sz w:val="20"/>
        </w:rPr>
        <w:t>việc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kết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cấu</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nứt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này</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cần</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được</w:t>
      </w:r>
      <w:proofErr w:type="spellEnd"/>
      <w:r w:rsidR="00CF2477" w:rsidRPr="003D73E2">
        <w:rPr>
          <w:rFonts w:ascii="Arial" w:hAnsi="Arial" w:cs="Arial"/>
          <w:sz w:val="20"/>
        </w:rPr>
        <w:t xml:space="preserve"> </w:t>
      </w:r>
      <w:proofErr w:type="spellStart"/>
      <w:r w:rsidR="00CF2477" w:rsidRPr="003D73E2">
        <w:rPr>
          <w:rFonts w:ascii="Arial" w:hAnsi="Arial" w:cs="Arial"/>
          <w:sz w:val="20"/>
        </w:rPr>
        <w:t>xoa</w:t>
      </w:r>
      <w:proofErr w:type="spellEnd"/>
      <w:r w:rsidR="00CF2477" w:rsidRPr="003D73E2">
        <w:rPr>
          <w:rFonts w:ascii="Arial" w:hAnsi="Arial" w:cs="Arial"/>
          <w:sz w:val="20"/>
        </w:rPr>
        <w:t xml:space="preserve"> </w:t>
      </w:r>
      <w:proofErr w:type="spellStart"/>
      <w:r w:rsidR="00CF2477" w:rsidRPr="003D73E2">
        <w:rPr>
          <w:rFonts w:ascii="Arial" w:hAnsi="Arial" w:cs="Arial"/>
          <w:sz w:val="20"/>
        </w:rPr>
        <w:t>kín</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bằng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hồ</w:t>
      </w:r>
      <w:proofErr w:type="spellEnd"/>
      <w:r w:rsidR="00CF2477" w:rsidRPr="003D73E2">
        <w:rPr>
          <w:rFonts w:ascii="Arial" w:hAnsi="Arial" w:cs="Arial"/>
          <w:sz w:val="20"/>
        </w:rPr>
        <w:t xml:space="preserve"> xi </w:t>
      </w:r>
      <w:proofErr w:type="spellStart"/>
      <w:r w:rsidR="00CF2477" w:rsidRPr="003D73E2">
        <w:rPr>
          <w:rFonts w:ascii="Arial" w:hAnsi="Arial" w:cs="Arial"/>
          <w:sz w:val="20"/>
        </w:rPr>
        <w:t>măng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Nếu</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nứt</w:t>
      </w:r>
      <w:proofErr w:type="spellEnd"/>
      <w:r w:rsidR="00CF2477" w:rsidRPr="003D73E2">
        <w:rPr>
          <w:rFonts w:ascii="Arial" w:hAnsi="Arial" w:cs="Arial"/>
          <w:sz w:val="20"/>
        </w:rPr>
        <w:t xml:space="preserve"> </w:t>
      </w:r>
      <w:proofErr w:type="spellStart"/>
      <w:r w:rsidR="00CF2477" w:rsidRPr="003D73E2">
        <w:rPr>
          <w:rFonts w:ascii="Arial" w:hAnsi="Arial" w:cs="Arial"/>
          <w:sz w:val="20"/>
        </w:rPr>
        <w:t>xuất</w:t>
      </w:r>
      <w:proofErr w:type="spellEnd"/>
      <w:r w:rsidR="00CF2477" w:rsidRPr="003D73E2">
        <w:rPr>
          <w:rFonts w:ascii="Arial" w:hAnsi="Arial" w:cs="Arial"/>
          <w:sz w:val="20"/>
        </w:rPr>
        <w:t xml:space="preserve"> </w:t>
      </w:r>
      <w:proofErr w:type="spellStart"/>
      <w:r w:rsidR="00CF2477" w:rsidRPr="003D73E2">
        <w:rPr>
          <w:rFonts w:ascii="Arial" w:hAnsi="Arial" w:cs="Arial"/>
          <w:sz w:val="20"/>
        </w:rPr>
        <w:t>hiện</w:t>
      </w:r>
      <w:proofErr w:type="spellEnd"/>
      <w:r w:rsidR="00CF2477" w:rsidRPr="003D73E2">
        <w:rPr>
          <w:rFonts w:ascii="Arial" w:hAnsi="Arial" w:cs="Arial"/>
          <w:sz w:val="20"/>
        </w:rPr>
        <w:t xml:space="preserve"> ở </w:t>
      </w:r>
      <w:proofErr w:type="spellStart"/>
      <w:r w:rsidR="00CF2477" w:rsidRPr="003D73E2">
        <w:rPr>
          <w:rFonts w:ascii="Arial" w:hAnsi="Arial" w:cs="Arial"/>
          <w:sz w:val="20"/>
        </w:rPr>
        <w:t>nơi</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trên</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cấu</w:t>
      </w:r>
      <w:proofErr w:type="spellEnd"/>
      <w:r w:rsidR="00CF2477" w:rsidRPr="003D73E2">
        <w:rPr>
          <w:rFonts w:ascii="Arial" w:hAnsi="Arial" w:cs="Arial"/>
          <w:sz w:val="20"/>
        </w:rPr>
        <w:t xml:space="preserve"> </w:t>
      </w:r>
      <w:proofErr w:type="spellStart"/>
      <w:r w:rsidR="00CF2477" w:rsidRPr="003D73E2">
        <w:rPr>
          <w:rFonts w:ascii="Arial" w:hAnsi="Arial" w:cs="Arial"/>
          <w:sz w:val="20"/>
        </w:rPr>
        <w:t>kiện</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với</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bề</w:t>
      </w:r>
      <w:proofErr w:type="spellEnd"/>
      <w:r w:rsidR="00CF2477" w:rsidRPr="003D73E2">
        <w:rPr>
          <w:rFonts w:ascii="Arial" w:hAnsi="Arial" w:cs="Arial"/>
          <w:sz w:val="20"/>
        </w:rPr>
        <w:t xml:space="preserve"> </w:t>
      </w:r>
      <w:proofErr w:type="spellStart"/>
      <w:r w:rsidR="00CF2477" w:rsidRPr="003D73E2">
        <w:rPr>
          <w:rFonts w:ascii="Arial" w:hAnsi="Arial" w:cs="Arial"/>
          <w:sz w:val="20"/>
        </w:rPr>
        <w:t>rộng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quá</w:t>
      </w:r>
      <w:proofErr w:type="spellEnd"/>
      <w:r w:rsidR="00CF2477" w:rsidRPr="003D73E2">
        <w:rPr>
          <w:rFonts w:ascii="Arial" w:hAnsi="Arial" w:cs="Arial"/>
          <w:sz w:val="20"/>
        </w:rPr>
        <w:t xml:space="preserve"> 0,1 mm (</w:t>
      </w:r>
      <w:proofErr w:type="spellStart"/>
      <w:r w:rsidR="00CF2477" w:rsidRPr="003D73E2">
        <w:rPr>
          <w:rFonts w:ascii="Arial" w:hAnsi="Arial" w:cs="Arial"/>
          <w:sz w:val="20"/>
        </w:rPr>
        <w:t>sẽ</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khép</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lại</w:t>
      </w:r>
      <w:proofErr w:type="spellEnd"/>
      <w:r w:rsidR="00CF2477" w:rsidRPr="003D73E2">
        <w:rPr>
          <w:rFonts w:ascii="Arial" w:hAnsi="Arial" w:cs="Arial"/>
          <w:sz w:val="20"/>
        </w:rPr>
        <w:t xml:space="preserve"> </w:t>
      </w:r>
      <w:proofErr w:type="spellStart"/>
      <w:r w:rsidR="00CF2477" w:rsidRPr="003D73E2">
        <w:rPr>
          <w:rFonts w:ascii="Arial" w:hAnsi="Arial" w:cs="Arial"/>
          <w:sz w:val="20"/>
        </w:rPr>
        <w:t>hoàn</w:t>
      </w:r>
      <w:proofErr w:type="spellEnd"/>
      <w:r w:rsidR="00CF2477" w:rsidRPr="003D73E2">
        <w:rPr>
          <w:rFonts w:ascii="Arial" w:hAnsi="Arial" w:cs="Arial"/>
          <w:sz w:val="20"/>
        </w:rPr>
        <w:t xml:space="preserve"> </w:t>
      </w:r>
      <w:proofErr w:type="spellStart"/>
      <w:r w:rsidR="00CF2477" w:rsidRPr="003D73E2">
        <w:rPr>
          <w:rFonts w:ascii="Arial" w:hAnsi="Arial" w:cs="Arial"/>
          <w:sz w:val="20"/>
        </w:rPr>
        <w:t>toàn</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có</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sự</w:t>
      </w:r>
      <w:proofErr w:type="spellEnd"/>
      <w:r w:rsidR="00CF2477" w:rsidRPr="003D73E2">
        <w:rPr>
          <w:rFonts w:ascii="Arial" w:hAnsi="Arial" w:cs="Arial"/>
          <w:sz w:val="20"/>
        </w:rPr>
        <w:t xml:space="preserve"> </w:t>
      </w:r>
      <w:proofErr w:type="spellStart"/>
      <w:r w:rsidR="00CF2477" w:rsidRPr="003D73E2">
        <w:rPr>
          <w:rFonts w:ascii="Arial" w:hAnsi="Arial" w:cs="Arial"/>
          <w:sz w:val="20"/>
        </w:rPr>
        <w:t>gia</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lực</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lực</w:t>
      </w:r>
      <w:proofErr w:type="spellEnd"/>
      <w:r w:rsidR="00CF2477" w:rsidRPr="003D73E2">
        <w:rPr>
          <w:rFonts w:ascii="Arial" w:hAnsi="Arial" w:cs="Arial"/>
          <w:sz w:val="20"/>
        </w:rPr>
        <w:t xml:space="preserve"> </w:t>
      </w:r>
      <w:proofErr w:type="spellStart"/>
      <w:r w:rsidR="00CF2477" w:rsidRPr="003D73E2">
        <w:rPr>
          <w:rFonts w:ascii="Arial" w:hAnsi="Arial" w:cs="Arial"/>
          <w:sz w:val="20"/>
        </w:rPr>
        <w:t>ứng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suất</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trước</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thì</w:t>
      </w:r>
      <w:proofErr w:type="spellEnd"/>
      <w:r w:rsidR="00CF2477" w:rsidRPr="003D73E2">
        <w:rPr>
          <w:rFonts w:ascii="Arial" w:hAnsi="Arial" w:cs="Arial"/>
          <w:sz w:val="20"/>
        </w:rPr>
        <w:t xml:space="preserve"> </w:t>
      </w:r>
      <w:proofErr w:type="spellStart"/>
      <w:r w:rsidR="00CF2477" w:rsidRPr="003D73E2">
        <w:rPr>
          <w:rFonts w:ascii="Arial" w:hAnsi="Arial" w:cs="Arial"/>
          <w:sz w:val="20"/>
        </w:rPr>
        <w:t>phải</w:t>
      </w:r>
      <w:proofErr w:type="spellEnd"/>
      <w:r w:rsidR="00CF2477" w:rsidRPr="003D73E2">
        <w:rPr>
          <w:rFonts w:ascii="Arial" w:hAnsi="Arial" w:cs="Arial"/>
          <w:sz w:val="20"/>
        </w:rPr>
        <w:t xml:space="preserve"> </w:t>
      </w:r>
      <w:proofErr w:type="spellStart"/>
      <w:r w:rsidR="00CF2477" w:rsidRPr="003D73E2">
        <w:rPr>
          <w:rFonts w:ascii="Arial" w:hAnsi="Arial" w:cs="Arial"/>
          <w:sz w:val="20"/>
        </w:rPr>
        <w:t>tìm</w:t>
      </w:r>
      <w:proofErr w:type="spellEnd"/>
      <w:r w:rsidR="00CF2477" w:rsidRPr="003D73E2">
        <w:rPr>
          <w:rFonts w:ascii="Arial" w:hAnsi="Arial" w:cs="Arial"/>
          <w:sz w:val="20"/>
        </w:rPr>
        <w:t xml:space="preserve"> </w:t>
      </w:r>
      <w:proofErr w:type="spellStart"/>
      <w:r w:rsidR="00CF2477" w:rsidRPr="003D73E2">
        <w:rPr>
          <w:rFonts w:ascii="Arial" w:hAnsi="Arial" w:cs="Arial"/>
          <w:sz w:val="20"/>
        </w:rPr>
        <w:t>ra</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loại</w:t>
      </w:r>
      <w:proofErr w:type="spellEnd"/>
      <w:r w:rsidR="00CF2477" w:rsidRPr="003D73E2">
        <w:rPr>
          <w:rFonts w:ascii="Arial" w:hAnsi="Arial" w:cs="Arial"/>
          <w:sz w:val="20"/>
        </w:rPr>
        <w:t xml:space="preserve"> </w:t>
      </w:r>
      <w:proofErr w:type="spellStart"/>
      <w:r w:rsidR="00CF2477" w:rsidRPr="003D73E2">
        <w:rPr>
          <w:rFonts w:ascii="Arial" w:hAnsi="Arial" w:cs="Arial"/>
          <w:sz w:val="20"/>
        </w:rPr>
        <w:t>bỏ</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nguyên</w:t>
      </w:r>
      <w:proofErr w:type="spellEnd"/>
      <w:r w:rsidR="00CF2477" w:rsidRPr="003D73E2">
        <w:rPr>
          <w:rFonts w:ascii="Arial" w:hAnsi="Arial" w:cs="Arial"/>
          <w:sz w:val="20"/>
        </w:rPr>
        <w:t xml:space="preserve"> </w:t>
      </w:r>
      <w:proofErr w:type="spellStart"/>
      <w:r w:rsidR="00CF2477" w:rsidRPr="003D73E2">
        <w:rPr>
          <w:rFonts w:ascii="Arial" w:hAnsi="Arial" w:cs="Arial"/>
          <w:sz w:val="20"/>
        </w:rPr>
        <w:t>nhân</w:t>
      </w:r>
      <w:proofErr w:type="spellEnd"/>
      <w:r w:rsidR="00CF2477" w:rsidRPr="003D73E2">
        <w:rPr>
          <w:rFonts w:ascii="Arial" w:hAnsi="Arial" w:cs="Arial"/>
          <w:sz w:val="20"/>
        </w:rPr>
        <w:t>.</w:t>
      </w:r>
    </w:p>
    <w:p w14:paraId="6C627C0E" w14:textId="77777777" w:rsidR="00CF2477" w:rsidRPr="003D73E2" w:rsidRDefault="00CF2477" w:rsidP="00007724">
      <w:pPr>
        <w:pStyle w:val="BodyText2"/>
        <w:spacing w:after="120"/>
        <w:rPr>
          <w:rFonts w:ascii="Arial" w:hAnsi="Arial" w:cs="Arial"/>
          <w:b/>
          <w:bCs/>
          <w:i/>
          <w:iCs/>
          <w:sz w:val="20"/>
        </w:rPr>
      </w:pPr>
      <w:r w:rsidRPr="003D73E2">
        <w:rPr>
          <w:rFonts w:ascii="Arial" w:hAnsi="Arial" w:cs="Arial"/>
          <w:b/>
          <w:bCs/>
          <w:i/>
          <w:iCs/>
          <w:sz w:val="20"/>
        </w:rPr>
        <w:t xml:space="preserve">4.8.3. </w:t>
      </w:r>
      <w:proofErr w:type="spellStart"/>
      <w:r w:rsidRPr="003D73E2">
        <w:rPr>
          <w:rFonts w:ascii="Arial" w:hAnsi="Arial" w:cs="Arial"/>
          <w:b/>
          <w:bCs/>
          <w:i/>
          <w:iCs/>
          <w:sz w:val="20"/>
        </w:rPr>
        <w:t>Vết</w:t>
      </w:r>
      <w:proofErr w:type="spellEnd"/>
      <w:r w:rsidRPr="003D73E2">
        <w:rPr>
          <w:rFonts w:ascii="Arial" w:hAnsi="Arial" w:cs="Arial"/>
          <w:b/>
          <w:bCs/>
          <w:i/>
          <w:iCs/>
          <w:sz w:val="20"/>
        </w:rPr>
        <w:t xml:space="preserve"> </w:t>
      </w:r>
      <w:proofErr w:type="spellStart"/>
      <w:r w:rsidRPr="003D73E2">
        <w:rPr>
          <w:rFonts w:ascii="Arial" w:hAnsi="Arial" w:cs="Arial"/>
          <w:b/>
          <w:bCs/>
          <w:i/>
          <w:iCs/>
          <w:sz w:val="20"/>
        </w:rPr>
        <w:t>sứt</w:t>
      </w:r>
      <w:proofErr w:type="spellEnd"/>
      <w:r w:rsidRPr="003D73E2">
        <w:rPr>
          <w:rFonts w:ascii="Arial" w:hAnsi="Arial" w:cs="Arial"/>
          <w:b/>
          <w:bCs/>
          <w:i/>
          <w:iCs/>
          <w:sz w:val="20"/>
        </w:rPr>
        <w:t xml:space="preserve"> </w:t>
      </w:r>
    </w:p>
    <w:p w14:paraId="193E0320" w14:textId="77777777" w:rsidR="00CF2477" w:rsidRPr="003D73E2" w:rsidRDefault="00CF2477" w:rsidP="00007724">
      <w:pPr>
        <w:pStyle w:val="BodyText2"/>
        <w:spacing w:after="120"/>
        <w:rPr>
          <w:rFonts w:ascii="Arial" w:hAnsi="Arial" w:cs="Arial"/>
          <w:sz w:val="20"/>
        </w:rPr>
      </w:pPr>
      <w:r w:rsidRPr="003D73E2">
        <w:rPr>
          <w:rFonts w:ascii="Arial" w:hAnsi="Arial" w:cs="Arial"/>
          <w:sz w:val="20"/>
        </w:rPr>
        <w:t xml:space="preserve">Các </w:t>
      </w:r>
      <w:proofErr w:type="spellStart"/>
      <w:r w:rsidRPr="003D73E2">
        <w:rPr>
          <w:rFonts w:ascii="Arial" w:hAnsi="Arial" w:cs="Arial"/>
          <w:sz w:val="20"/>
        </w:rPr>
        <w:t>vết</w:t>
      </w:r>
      <w:proofErr w:type="spellEnd"/>
      <w:r w:rsidRPr="003D73E2">
        <w:rPr>
          <w:rFonts w:ascii="Arial" w:hAnsi="Arial" w:cs="Arial"/>
          <w:sz w:val="20"/>
        </w:rPr>
        <w:t xml:space="preserve"> </w:t>
      </w:r>
      <w:proofErr w:type="spellStart"/>
      <w:r w:rsidRPr="003D73E2">
        <w:rPr>
          <w:rFonts w:ascii="Arial" w:hAnsi="Arial" w:cs="Arial"/>
          <w:sz w:val="20"/>
        </w:rPr>
        <w:t>sứt</w:t>
      </w:r>
      <w:proofErr w:type="spellEnd"/>
      <w:r w:rsidRPr="003D73E2">
        <w:rPr>
          <w:rFonts w:ascii="Arial" w:hAnsi="Arial" w:cs="Arial"/>
          <w:sz w:val="20"/>
        </w:rPr>
        <w:t xml:space="preserve"> </w:t>
      </w:r>
      <w:proofErr w:type="spellStart"/>
      <w:r w:rsidRPr="003D73E2">
        <w:rPr>
          <w:rFonts w:ascii="Arial" w:hAnsi="Arial" w:cs="Arial"/>
          <w:sz w:val="20"/>
        </w:rPr>
        <w:t>mẻ</w:t>
      </w:r>
      <w:proofErr w:type="spellEnd"/>
      <w:r w:rsidRPr="003D73E2">
        <w:rPr>
          <w:rFonts w:ascii="Arial" w:hAnsi="Arial" w:cs="Arial"/>
          <w:sz w:val="20"/>
        </w:rPr>
        <w:t xml:space="preserve"> </w:t>
      </w:r>
      <w:proofErr w:type="spellStart"/>
      <w:r w:rsidRPr="003D73E2">
        <w:rPr>
          <w:rFonts w:ascii="Arial" w:hAnsi="Arial" w:cs="Arial"/>
          <w:sz w:val="20"/>
        </w:rPr>
        <w:t>nhỏ</w:t>
      </w:r>
      <w:proofErr w:type="spellEnd"/>
      <w:r w:rsidRPr="003D73E2">
        <w:rPr>
          <w:rFonts w:ascii="Arial" w:hAnsi="Arial" w:cs="Arial"/>
          <w:sz w:val="20"/>
        </w:rPr>
        <w:t xml:space="preserve"> (</w:t>
      </w:r>
      <w:proofErr w:type="spellStart"/>
      <w:r w:rsidRPr="003D73E2">
        <w:rPr>
          <w:rFonts w:ascii="Arial" w:hAnsi="Arial" w:cs="Arial"/>
          <w:sz w:val="20"/>
        </w:rPr>
        <w:t>quy</w:t>
      </w:r>
      <w:proofErr w:type="spellEnd"/>
      <w:r w:rsidRPr="003D73E2">
        <w:rPr>
          <w:rFonts w:ascii="Arial" w:hAnsi="Arial" w:cs="Arial"/>
          <w:sz w:val="20"/>
        </w:rPr>
        <w:t xml:space="preserve"> </w:t>
      </w:r>
      <w:proofErr w:type="spellStart"/>
      <w:r w:rsidRPr="003D73E2">
        <w:rPr>
          <w:rFonts w:ascii="Arial" w:hAnsi="Arial" w:cs="Arial"/>
          <w:sz w:val="20"/>
        </w:rPr>
        <w:t>ra</w:t>
      </w:r>
      <w:proofErr w:type="spellEnd"/>
      <w:r w:rsidRPr="003D73E2">
        <w:rPr>
          <w:rFonts w:ascii="Arial" w:hAnsi="Arial" w:cs="Arial"/>
          <w:sz w:val="20"/>
        </w:rPr>
        <w:t xml:space="preserve"> </w:t>
      </w:r>
      <w:proofErr w:type="spellStart"/>
      <w:r w:rsidRPr="003D73E2">
        <w:rPr>
          <w:rFonts w:ascii="Arial" w:hAnsi="Arial" w:cs="Arial"/>
          <w:sz w:val="20"/>
        </w:rPr>
        <w:t>không</w:t>
      </w:r>
      <w:proofErr w:type="spellEnd"/>
      <w:r w:rsidRPr="003D73E2">
        <w:rPr>
          <w:rFonts w:ascii="Arial" w:hAnsi="Arial" w:cs="Arial"/>
          <w:sz w:val="20"/>
        </w:rPr>
        <w:t xml:space="preserve"> </w:t>
      </w:r>
      <w:proofErr w:type="spellStart"/>
      <w:r w:rsidRPr="003D73E2">
        <w:rPr>
          <w:rFonts w:ascii="Arial" w:hAnsi="Arial" w:cs="Arial"/>
          <w:sz w:val="20"/>
        </w:rPr>
        <w:t>quá</w:t>
      </w:r>
      <w:proofErr w:type="spellEnd"/>
      <w:r w:rsidRPr="003D73E2">
        <w:rPr>
          <w:rFonts w:ascii="Arial" w:hAnsi="Arial" w:cs="Arial"/>
          <w:sz w:val="20"/>
        </w:rPr>
        <w:t xml:space="preserve"> 50 cm</w:t>
      </w:r>
      <w:proofErr w:type="gramStart"/>
      <w:r w:rsidRPr="003D73E2">
        <w:rPr>
          <w:rFonts w:ascii="Arial" w:hAnsi="Arial" w:cs="Arial"/>
          <w:sz w:val="20"/>
          <w:vertAlign w:val="superscript"/>
        </w:rPr>
        <w:t>2</w:t>
      </w:r>
      <w:r w:rsidRPr="003D73E2">
        <w:rPr>
          <w:rFonts w:ascii="Arial" w:hAnsi="Arial" w:cs="Arial"/>
          <w:sz w:val="20"/>
        </w:rPr>
        <w:t xml:space="preserve"> )</w:t>
      </w:r>
      <w:proofErr w:type="gramEnd"/>
      <w:r w:rsidRPr="003D73E2">
        <w:rPr>
          <w:rFonts w:ascii="Arial" w:hAnsi="Arial" w:cs="Arial"/>
          <w:sz w:val="20"/>
        </w:rPr>
        <w:t xml:space="preserve"> </w:t>
      </w:r>
      <w:proofErr w:type="spellStart"/>
      <w:r w:rsidRPr="003D73E2">
        <w:rPr>
          <w:rFonts w:ascii="Arial" w:hAnsi="Arial" w:cs="Arial"/>
          <w:sz w:val="20"/>
        </w:rPr>
        <w:t>có</w:t>
      </w:r>
      <w:proofErr w:type="spellEnd"/>
      <w:r w:rsidRPr="003D73E2">
        <w:rPr>
          <w:rFonts w:ascii="Arial" w:hAnsi="Arial" w:cs="Arial"/>
          <w:sz w:val="20"/>
        </w:rPr>
        <w:t xml:space="preserve"> </w:t>
      </w:r>
      <w:proofErr w:type="spellStart"/>
      <w:r w:rsidRPr="003D73E2">
        <w:rPr>
          <w:rFonts w:ascii="Arial" w:hAnsi="Arial" w:cs="Arial"/>
          <w:sz w:val="20"/>
        </w:rPr>
        <w:t>thể</w:t>
      </w:r>
      <w:proofErr w:type="spellEnd"/>
      <w:r w:rsidRPr="003D73E2">
        <w:rPr>
          <w:rFonts w:ascii="Arial" w:hAnsi="Arial" w:cs="Arial"/>
          <w:sz w:val="20"/>
        </w:rPr>
        <w:t xml:space="preserve"> </w:t>
      </w:r>
      <w:proofErr w:type="spellStart"/>
      <w:r w:rsidRPr="003D73E2">
        <w:rPr>
          <w:rFonts w:ascii="Arial" w:hAnsi="Arial" w:cs="Arial"/>
          <w:sz w:val="20"/>
        </w:rPr>
        <w:t>gây</w:t>
      </w:r>
      <w:proofErr w:type="spellEnd"/>
      <w:r w:rsidRPr="003D73E2">
        <w:rPr>
          <w:rFonts w:ascii="Arial" w:hAnsi="Arial" w:cs="Arial"/>
          <w:sz w:val="20"/>
        </w:rPr>
        <w:t xml:space="preserve"> </w:t>
      </w:r>
      <w:proofErr w:type="spellStart"/>
      <w:r w:rsidRPr="003D73E2">
        <w:rPr>
          <w:rFonts w:ascii="Arial" w:hAnsi="Arial" w:cs="Arial"/>
          <w:sz w:val="20"/>
        </w:rPr>
        <w:t>ra</w:t>
      </w:r>
      <w:proofErr w:type="spellEnd"/>
      <w:r w:rsidRPr="003D73E2">
        <w:rPr>
          <w:rFonts w:ascii="Arial" w:hAnsi="Arial" w:cs="Arial"/>
          <w:sz w:val="20"/>
        </w:rPr>
        <w:t xml:space="preserve"> do </w:t>
      </w:r>
      <w:proofErr w:type="spellStart"/>
      <w:r w:rsidRPr="003D73E2">
        <w:rPr>
          <w:rFonts w:ascii="Arial" w:hAnsi="Arial" w:cs="Arial"/>
          <w:sz w:val="20"/>
        </w:rPr>
        <w:t>trong</w:t>
      </w:r>
      <w:proofErr w:type="spellEnd"/>
      <w:r w:rsidRPr="003D73E2">
        <w:rPr>
          <w:rFonts w:ascii="Arial" w:hAnsi="Arial" w:cs="Arial"/>
          <w:sz w:val="20"/>
        </w:rPr>
        <w:t xml:space="preserve"> </w:t>
      </w:r>
      <w:proofErr w:type="spellStart"/>
      <w:r w:rsidRPr="003D73E2">
        <w:rPr>
          <w:rFonts w:ascii="Arial" w:hAnsi="Arial" w:cs="Arial"/>
          <w:sz w:val="20"/>
        </w:rPr>
        <w:t>quá</w:t>
      </w:r>
      <w:proofErr w:type="spellEnd"/>
      <w:r w:rsidRPr="003D73E2">
        <w:rPr>
          <w:rFonts w:ascii="Arial" w:hAnsi="Arial" w:cs="Arial"/>
          <w:sz w:val="20"/>
        </w:rPr>
        <w:t xml:space="preserve"> </w:t>
      </w:r>
      <w:proofErr w:type="spellStart"/>
      <w:r w:rsidRPr="003D73E2">
        <w:rPr>
          <w:rFonts w:ascii="Arial" w:hAnsi="Arial" w:cs="Arial"/>
          <w:sz w:val="20"/>
        </w:rPr>
        <w:t>trình</w:t>
      </w:r>
      <w:proofErr w:type="spellEnd"/>
      <w:r w:rsidRPr="003D73E2">
        <w:rPr>
          <w:rFonts w:ascii="Arial" w:hAnsi="Arial" w:cs="Arial"/>
          <w:sz w:val="20"/>
        </w:rPr>
        <w:t xml:space="preserve"> </w:t>
      </w:r>
      <w:proofErr w:type="spellStart"/>
      <w:r w:rsidRPr="003D73E2">
        <w:rPr>
          <w:rFonts w:ascii="Arial" w:hAnsi="Arial" w:cs="Arial"/>
          <w:sz w:val="20"/>
        </w:rPr>
        <w:t>tháo</w:t>
      </w:r>
      <w:proofErr w:type="spellEnd"/>
      <w:r w:rsidRPr="003D73E2">
        <w:rPr>
          <w:rFonts w:ascii="Arial" w:hAnsi="Arial" w:cs="Arial"/>
          <w:sz w:val="20"/>
        </w:rPr>
        <w:t xml:space="preserve"> </w:t>
      </w:r>
      <w:proofErr w:type="spellStart"/>
      <w:r w:rsidRPr="003D73E2">
        <w:rPr>
          <w:rFonts w:ascii="Arial" w:hAnsi="Arial" w:cs="Arial"/>
          <w:sz w:val="20"/>
        </w:rPr>
        <w:t>dỡ</w:t>
      </w:r>
      <w:proofErr w:type="spellEnd"/>
      <w:r w:rsidRPr="003D73E2">
        <w:rPr>
          <w:rFonts w:ascii="Arial" w:hAnsi="Arial" w:cs="Arial"/>
          <w:sz w:val="20"/>
        </w:rPr>
        <w:t xml:space="preserve"> </w:t>
      </w:r>
      <w:proofErr w:type="spellStart"/>
      <w:r w:rsidRPr="003D73E2">
        <w:rPr>
          <w:rFonts w:ascii="Arial" w:hAnsi="Arial" w:cs="Arial"/>
          <w:sz w:val="20"/>
        </w:rPr>
        <w:t>khuôn</w:t>
      </w:r>
      <w:proofErr w:type="spellEnd"/>
      <w:r w:rsidRPr="003D73E2">
        <w:rPr>
          <w:rFonts w:ascii="Arial" w:hAnsi="Arial" w:cs="Arial"/>
          <w:sz w:val="20"/>
        </w:rPr>
        <w:t xml:space="preserve"> </w:t>
      </w:r>
      <w:proofErr w:type="spellStart"/>
      <w:r w:rsidRPr="003D73E2">
        <w:rPr>
          <w:rFonts w:ascii="Arial" w:hAnsi="Arial" w:cs="Arial"/>
          <w:sz w:val="20"/>
        </w:rPr>
        <w:t>hoặc</w:t>
      </w:r>
      <w:proofErr w:type="spellEnd"/>
      <w:r w:rsidRPr="003D73E2">
        <w:rPr>
          <w:rFonts w:ascii="Arial" w:hAnsi="Arial" w:cs="Arial"/>
          <w:sz w:val="20"/>
        </w:rPr>
        <w:t xml:space="preserve"> </w:t>
      </w:r>
      <w:proofErr w:type="spellStart"/>
      <w:r w:rsidRPr="003D73E2">
        <w:rPr>
          <w:rFonts w:ascii="Arial" w:hAnsi="Arial" w:cs="Arial"/>
          <w:sz w:val="20"/>
        </w:rPr>
        <w:t>vận</w:t>
      </w:r>
      <w:proofErr w:type="spellEnd"/>
      <w:r w:rsidRPr="003D73E2">
        <w:rPr>
          <w:rFonts w:ascii="Arial" w:hAnsi="Arial" w:cs="Arial"/>
          <w:sz w:val="20"/>
        </w:rPr>
        <w:t xml:space="preserve"> </w:t>
      </w:r>
      <w:proofErr w:type="spellStart"/>
      <w:r w:rsidRPr="003D73E2">
        <w:rPr>
          <w:rFonts w:ascii="Arial" w:hAnsi="Arial" w:cs="Arial"/>
          <w:sz w:val="20"/>
        </w:rPr>
        <w:t>chuyển</w:t>
      </w:r>
      <w:proofErr w:type="spellEnd"/>
      <w:r w:rsidRPr="003D73E2">
        <w:rPr>
          <w:rFonts w:ascii="Arial" w:hAnsi="Arial" w:cs="Arial"/>
          <w:sz w:val="20"/>
        </w:rPr>
        <w:t xml:space="preserve">, </w:t>
      </w:r>
      <w:proofErr w:type="spellStart"/>
      <w:r w:rsidRPr="003D73E2">
        <w:rPr>
          <w:rFonts w:ascii="Arial" w:hAnsi="Arial" w:cs="Arial"/>
          <w:sz w:val="20"/>
        </w:rPr>
        <w:t>không</w:t>
      </w:r>
      <w:proofErr w:type="spellEnd"/>
      <w:r w:rsidRPr="003D73E2">
        <w:rPr>
          <w:rFonts w:ascii="Arial" w:hAnsi="Arial" w:cs="Arial"/>
          <w:sz w:val="20"/>
        </w:rPr>
        <w:t xml:space="preserve"> </w:t>
      </w:r>
      <w:proofErr w:type="spellStart"/>
      <w:r w:rsidRPr="003D73E2">
        <w:rPr>
          <w:rFonts w:ascii="Arial" w:hAnsi="Arial" w:cs="Arial"/>
          <w:sz w:val="20"/>
        </w:rPr>
        <w:t>gây</w:t>
      </w:r>
      <w:proofErr w:type="spellEnd"/>
      <w:r w:rsidRPr="003D73E2">
        <w:rPr>
          <w:rFonts w:ascii="Arial" w:hAnsi="Arial" w:cs="Arial"/>
          <w:sz w:val="20"/>
        </w:rPr>
        <w:t xml:space="preserve"> </w:t>
      </w:r>
      <w:proofErr w:type="spellStart"/>
      <w:r w:rsidRPr="003D73E2">
        <w:rPr>
          <w:rFonts w:ascii="Arial" w:hAnsi="Arial" w:cs="Arial"/>
          <w:sz w:val="20"/>
        </w:rPr>
        <w:t>ảnh</w:t>
      </w:r>
      <w:proofErr w:type="spellEnd"/>
      <w:r w:rsidRPr="003D73E2">
        <w:rPr>
          <w:rFonts w:ascii="Arial" w:hAnsi="Arial" w:cs="Arial"/>
          <w:sz w:val="20"/>
        </w:rPr>
        <w:t xml:space="preserve"> </w:t>
      </w:r>
      <w:proofErr w:type="spellStart"/>
      <w:r w:rsidRPr="003D73E2">
        <w:rPr>
          <w:rFonts w:ascii="Arial" w:hAnsi="Arial" w:cs="Arial"/>
          <w:sz w:val="20"/>
        </w:rPr>
        <w:t>hưởng</w:t>
      </w:r>
      <w:proofErr w:type="spellEnd"/>
      <w:r w:rsidRPr="003D73E2">
        <w:rPr>
          <w:rFonts w:ascii="Arial" w:hAnsi="Arial" w:cs="Arial"/>
          <w:sz w:val="20"/>
        </w:rPr>
        <w:t xml:space="preserve"> </w:t>
      </w:r>
      <w:proofErr w:type="spellStart"/>
      <w:r w:rsidRPr="003D73E2">
        <w:rPr>
          <w:rFonts w:ascii="Arial" w:hAnsi="Arial" w:cs="Arial"/>
          <w:sz w:val="20"/>
        </w:rPr>
        <w:t>xấu</w:t>
      </w:r>
      <w:proofErr w:type="spellEnd"/>
      <w:r w:rsidRPr="003D73E2">
        <w:rPr>
          <w:rFonts w:ascii="Arial" w:hAnsi="Arial" w:cs="Arial"/>
          <w:sz w:val="20"/>
        </w:rPr>
        <w:t xml:space="preserve"> </w:t>
      </w:r>
      <w:proofErr w:type="spellStart"/>
      <w:r w:rsidRPr="003D73E2">
        <w:rPr>
          <w:rFonts w:ascii="Arial" w:hAnsi="Arial" w:cs="Arial"/>
          <w:sz w:val="20"/>
        </w:rPr>
        <w:t>đến</w:t>
      </w:r>
      <w:proofErr w:type="spellEnd"/>
      <w:r w:rsidRPr="003D73E2">
        <w:rPr>
          <w:rFonts w:ascii="Arial" w:hAnsi="Arial" w:cs="Arial"/>
          <w:sz w:val="20"/>
        </w:rPr>
        <w:t xml:space="preserve"> </w:t>
      </w:r>
      <w:proofErr w:type="spellStart"/>
      <w:r w:rsidRPr="003D73E2">
        <w:rPr>
          <w:rFonts w:ascii="Arial" w:hAnsi="Arial" w:cs="Arial"/>
          <w:sz w:val="20"/>
        </w:rPr>
        <w:t>kết</w:t>
      </w:r>
      <w:proofErr w:type="spellEnd"/>
      <w:r w:rsidRPr="003D73E2">
        <w:rPr>
          <w:rFonts w:ascii="Arial" w:hAnsi="Arial" w:cs="Arial"/>
          <w:sz w:val="20"/>
        </w:rPr>
        <w:t xml:space="preserve"> </w:t>
      </w:r>
      <w:proofErr w:type="spellStart"/>
      <w:r w:rsidRPr="003D73E2">
        <w:rPr>
          <w:rFonts w:ascii="Arial" w:hAnsi="Arial" w:cs="Arial"/>
          <w:sz w:val="20"/>
        </w:rPr>
        <w:t>cấu</w:t>
      </w:r>
      <w:proofErr w:type="spellEnd"/>
      <w:r w:rsidRPr="003D73E2">
        <w:rPr>
          <w:rFonts w:ascii="Arial" w:hAnsi="Arial" w:cs="Arial"/>
          <w:sz w:val="20"/>
        </w:rPr>
        <w:t xml:space="preserve"> </w:t>
      </w:r>
      <w:proofErr w:type="spellStart"/>
      <w:r w:rsidRPr="003D73E2">
        <w:rPr>
          <w:rFonts w:ascii="Arial" w:hAnsi="Arial" w:cs="Arial"/>
          <w:sz w:val="20"/>
        </w:rPr>
        <w:t>thì</w:t>
      </w:r>
      <w:proofErr w:type="spellEnd"/>
      <w:r w:rsidRPr="003D73E2">
        <w:rPr>
          <w:rFonts w:ascii="Arial" w:hAnsi="Arial" w:cs="Arial"/>
          <w:sz w:val="20"/>
        </w:rPr>
        <w:t xml:space="preserve"> </w:t>
      </w:r>
      <w:proofErr w:type="spellStart"/>
      <w:r w:rsidRPr="003D73E2">
        <w:rPr>
          <w:rFonts w:ascii="Arial" w:hAnsi="Arial" w:cs="Arial"/>
          <w:sz w:val="20"/>
        </w:rPr>
        <w:t>được</w:t>
      </w:r>
      <w:proofErr w:type="spellEnd"/>
      <w:r w:rsidRPr="003D73E2">
        <w:rPr>
          <w:rFonts w:ascii="Arial" w:hAnsi="Arial" w:cs="Arial"/>
          <w:sz w:val="20"/>
        </w:rPr>
        <w:t xml:space="preserve"> </w:t>
      </w:r>
      <w:proofErr w:type="spellStart"/>
      <w:r w:rsidRPr="003D73E2">
        <w:rPr>
          <w:rFonts w:ascii="Arial" w:hAnsi="Arial" w:cs="Arial"/>
          <w:sz w:val="20"/>
        </w:rPr>
        <w:t>hoàn</w:t>
      </w:r>
      <w:proofErr w:type="spellEnd"/>
      <w:r w:rsidRPr="003D73E2">
        <w:rPr>
          <w:rFonts w:ascii="Arial" w:hAnsi="Arial" w:cs="Arial"/>
          <w:sz w:val="20"/>
        </w:rPr>
        <w:t xml:space="preserve"> </w:t>
      </w:r>
      <w:proofErr w:type="spellStart"/>
      <w:r w:rsidRPr="003D73E2">
        <w:rPr>
          <w:rFonts w:ascii="Arial" w:hAnsi="Arial" w:cs="Arial"/>
          <w:sz w:val="20"/>
        </w:rPr>
        <w:t>thiện</w:t>
      </w:r>
      <w:proofErr w:type="spellEnd"/>
      <w:r w:rsidRPr="003D73E2">
        <w:rPr>
          <w:rFonts w:ascii="Arial" w:hAnsi="Arial" w:cs="Arial"/>
          <w:sz w:val="20"/>
        </w:rPr>
        <w:t xml:space="preserve"> </w:t>
      </w:r>
      <w:proofErr w:type="spellStart"/>
      <w:r w:rsidRPr="003D73E2">
        <w:rPr>
          <w:rFonts w:ascii="Arial" w:hAnsi="Arial" w:cs="Arial"/>
          <w:sz w:val="20"/>
        </w:rPr>
        <w:t>bằng</w:t>
      </w:r>
      <w:proofErr w:type="spellEnd"/>
      <w:r w:rsidRPr="003D73E2">
        <w:rPr>
          <w:rFonts w:ascii="Arial" w:hAnsi="Arial" w:cs="Arial"/>
          <w:sz w:val="20"/>
        </w:rPr>
        <w:t xml:space="preserve"> </w:t>
      </w:r>
      <w:proofErr w:type="spellStart"/>
      <w:r w:rsidRPr="003D73E2">
        <w:rPr>
          <w:rFonts w:ascii="Arial" w:hAnsi="Arial" w:cs="Arial"/>
          <w:sz w:val="20"/>
        </w:rPr>
        <w:t>vữa</w:t>
      </w:r>
      <w:proofErr w:type="spellEnd"/>
      <w:r w:rsidRPr="003D73E2">
        <w:rPr>
          <w:rFonts w:ascii="Arial" w:hAnsi="Arial" w:cs="Arial"/>
          <w:sz w:val="20"/>
        </w:rPr>
        <w:t xml:space="preserve"> </w:t>
      </w:r>
      <w:proofErr w:type="spellStart"/>
      <w:r w:rsidRPr="003D73E2">
        <w:rPr>
          <w:rFonts w:ascii="Arial" w:hAnsi="Arial" w:cs="Arial"/>
          <w:sz w:val="20"/>
        </w:rPr>
        <w:t>không</w:t>
      </w:r>
      <w:proofErr w:type="spellEnd"/>
      <w:r w:rsidRPr="003D73E2">
        <w:rPr>
          <w:rFonts w:ascii="Arial" w:hAnsi="Arial" w:cs="Arial"/>
          <w:sz w:val="20"/>
        </w:rPr>
        <w:t xml:space="preserve"> co </w:t>
      </w:r>
      <w:proofErr w:type="spellStart"/>
      <w:r w:rsidRPr="003D73E2">
        <w:rPr>
          <w:rFonts w:ascii="Arial" w:hAnsi="Arial" w:cs="Arial"/>
          <w:sz w:val="20"/>
        </w:rPr>
        <w:t>mác</w:t>
      </w:r>
      <w:proofErr w:type="spellEnd"/>
      <w:r w:rsidRPr="003D73E2">
        <w:rPr>
          <w:rFonts w:ascii="Arial" w:hAnsi="Arial" w:cs="Arial"/>
          <w:sz w:val="20"/>
        </w:rPr>
        <w:t xml:space="preserve"> </w:t>
      </w:r>
      <w:proofErr w:type="spellStart"/>
      <w:r w:rsidRPr="003D73E2">
        <w:rPr>
          <w:rFonts w:ascii="Arial" w:hAnsi="Arial" w:cs="Arial"/>
          <w:sz w:val="20"/>
        </w:rPr>
        <w:t>tương</w:t>
      </w:r>
      <w:proofErr w:type="spellEnd"/>
      <w:r w:rsidRPr="003D73E2">
        <w:rPr>
          <w:rFonts w:ascii="Arial" w:hAnsi="Arial" w:cs="Arial"/>
          <w:sz w:val="20"/>
        </w:rPr>
        <w:t xml:space="preserve"> </w:t>
      </w:r>
      <w:proofErr w:type="spellStart"/>
      <w:r w:rsidRPr="003D73E2">
        <w:rPr>
          <w:rFonts w:ascii="Arial" w:hAnsi="Arial" w:cs="Arial"/>
          <w:sz w:val="20"/>
        </w:rPr>
        <w:t>đương</w:t>
      </w:r>
      <w:proofErr w:type="spellEnd"/>
      <w:r w:rsidRPr="003D73E2">
        <w:rPr>
          <w:rFonts w:ascii="Arial" w:hAnsi="Arial" w:cs="Arial"/>
          <w:sz w:val="20"/>
        </w:rPr>
        <w:t xml:space="preserve"> </w:t>
      </w:r>
      <w:proofErr w:type="spellStart"/>
      <w:r w:rsidRPr="003D73E2">
        <w:rPr>
          <w:rFonts w:ascii="Arial" w:hAnsi="Arial" w:cs="Arial"/>
          <w:sz w:val="20"/>
        </w:rPr>
        <w:t>với</w:t>
      </w:r>
      <w:proofErr w:type="spellEnd"/>
      <w:r w:rsidRPr="003D73E2">
        <w:rPr>
          <w:rFonts w:ascii="Arial" w:hAnsi="Arial" w:cs="Arial"/>
          <w:sz w:val="20"/>
        </w:rPr>
        <w:t xml:space="preserve"> </w:t>
      </w:r>
      <w:proofErr w:type="spellStart"/>
      <w:r w:rsidRPr="003D73E2">
        <w:rPr>
          <w:rFonts w:ascii="Arial" w:hAnsi="Arial" w:cs="Arial"/>
          <w:sz w:val="20"/>
        </w:rPr>
        <w:t>mác</w:t>
      </w:r>
      <w:proofErr w:type="spellEnd"/>
      <w:r w:rsidRPr="003D73E2">
        <w:rPr>
          <w:rFonts w:ascii="Arial" w:hAnsi="Arial" w:cs="Arial"/>
          <w:sz w:val="20"/>
        </w:rPr>
        <w:t xml:space="preserve"> </w:t>
      </w:r>
      <w:proofErr w:type="spellStart"/>
      <w:r w:rsidRPr="003D73E2">
        <w:rPr>
          <w:rFonts w:ascii="Arial" w:hAnsi="Arial" w:cs="Arial"/>
          <w:sz w:val="20"/>
        </w:rPr>
        <w:t>bê</w:t>
      </w:r>
      <w:proofErr w:type="spellEnd"/>
      <w:r w:rsidRPr="003D73E2">
        <w:rPr>
          <w:rFonts w:ascii="Arial" w:hAnsi="Arial" w:cs="Arial"/>
          <w:sz w:val="20"/>
        </w:rPr>
        <w:t xml:space="preserve"> </w:t>
      </w:r>
      <w:proofErr w:type="spellStart"/>
      <w:r w:rsidRPr="003D73E2">
        <w:rPr>
          <w:rFonts w:ascii="Arial" w:hAnsi="Arial" w:cs="Arial"/>
          <w:sz w:val="20"/>
        </w:rPr>
        <w:t>tông</w:t>
      </w:r>
      <w:proofErr w:type="spellEnd"/>
      <w:r w:rsidRPr="003D73E2">
        <w:rPr>
          <w:rFonts w:ascii="Arial" w:hAnsi="Arial" w:cs="Arial"/>
          <w:sz w:val="20"/>
        </w:rPr>
        <w:t xml:space="preserve"> </w:t>
      </w:r>
      <w:proofErr w:type="spellStart"/>
      <w:r w:rsidRPr="003D73E2">
        <w:rPr>
          <w:rFonts w:ascii="Arial" w:hAnsi="Arial" w:cs="Arial"/>
          <w:sz w:val="20"/>
        </w:rPr>
        <w:t>sản</w:t>
      </w:r>
      <w:proofErr w:type="spellEnd"/>
      <w:r w:rsidRPr="003D73E2">
        <w:rPr>
          <w:rFonts w:ascii="Arial" w:hAnsi="Arial" w:cs="Arial"/>
          <w:sz w:val="20"/>
        </w:rPr>
        <w:t xml:space="preserve"> </w:t>
      </w:r>
      <w:proofErr w:type="spellStart"/>
      <w:r w:rsidRPr="003D73E2">
        <w:rPr>
          <w:rFonts w:ascii="Arial" w:hAnsi="Arial" w:cs="Arial"/>
          <w:sz w:val="20"/>
        </w:rPr>
        <w:t>phẩm</w:t>
      </w:r>
      <w:proofErr w:type="spellEnd"/>
      <w:r w:rsidRPr="003D73E2">
        <w:rPr>
          <w:rFonts w:ascii="Arial" w:hAnsi="Arial" w:cs="Arial"/>
          <w:sz w:val="20"/>
        </w:rPr>
        <w:t>.</w:t>
      </w:r>
    </w:p>
    <w:p w14:paraId="7B0A9499" w14:textId="77777777" w:rsidR="00CF2477" w:rsidRPr="003D73E2" w:rsidRDefault="00CF2477" w:rsidP="00007724">
      <w:pPr>
        <w:spacing w:after="120"/>
        <w:rPr>
          <w:rFonts w:ascii="Arial" w:hAnsi="Arial" w:cs="Arial"/>
          <w:b/>
          <w:bCs/>
          <w:i/>
          <w:iCs/>
        </w:rPr>
      </w:pPr>
      <w:r w:rsidRPr="003D73E2">
        <w:rPr>
          <w:rFonts w:ascii="Arial" w:hAnsi="Arial" w:cs="Arial"/>
          <w:b/>
          <w:bCs/>
          <w:i/>
          <w:iCs/>
        </w:rPr>
        <w:t>4.8.4.</w:t>
      </w:r>
      <w:r w:rsidR="00C62EE8" w:rsidRPr="003D73E2">
        <w:rPr>
          <w:rFonts w:ascii="Arial" w:hAnsi="Arial" w:cs="Arial"/>
          <w:b/>
          <w:bCs/>
          <w:i/>
          <w:iCs/>
        </w:rPr>
        <w:t xml:space="preserve"> </w:t>
      </w:r>
      <w:proofErr w:type="spellStart"/>
      <w:r w:rsidRPr="003D73E2">
        <w:rPr>
          <w:rFonts w:ascii="Arial" w:hAnsi="Arial" w:cs="Arial"/>
          <w:b/>
          <w:bCs/>
          <w:i/>
          <w:iCs/>
        </w:rPr>
        <w:t>Độ</w:t>
      </w:r>
      <w:proofErr w:type="spellEnd"/>
      <w:r w:rsidRPr="003D73E2">
        <w:rPr>
          <w:rFonts w:ascii="Arial" w:hAnsi="Arial" w:cs="Arial"/>
          <w:b/>
          <w:bCs/>
          <w:i/>
          <w:iCs/>
        </w:rPr>
        <w:t xml:space="preserve"> </w:t>
      </w:r>
      <w:proofErr w:type="spellStart"/>
      <w:r w:rsidRPr="003D73E2">
        <w:rPr>
          <w:rFonts w:ascii="Arial" w:hAnsi="Arial" w:cs="Arial"/>
          <w:b/>
          <w:bCs/>
          <w:i/>
          <w:iCs/>
        </w:rPr>
        <w:t>vồng</w:t>
      </w:r>
      <w:proofErr w:type="spellEnd"/>
    </w:p>
    <w:p w14:paraId="5FF3B7B4" w14:textId="77777777" w:rsidR="00CF2477" w:rsidRPr="003D73E2" w:rsidRDefault="00C62EE8" w:rsidP="00007724">
      <w:pPr>
        <w:pStyle w:val="BodyText2"/>
        <w:spacing w:after="120"/>
        <w:rPr>
          <w:rFonts w:ascii="Arial" w:hAnsi="Arial" w:cs="Arial"/>
          <w:sz w:val="20"/>
        </w:rPr>
      </w:pPr>
      <w:r w:rsidRPr="003D73E2">
        <w:rPr>
          <w:rFonts w:ascii="Arial" w:hAnsi="Arial" w:cs="Arial"/>
          <w:sz w:val="20"/>
        </w:rPr>
        <w:t xml:space="preserve"> </w:t>
      </w:r>
      <w:proofErr w:type="spellStart"/>
      <w:r w:rsidR="00CF2477" w:rsidRPr="003D73E2">
        <w:rPr>
          <w:rFonts w:ascii="Arial" w:hAnsi="Arial" w:cs="Arial"/>
          <w:sz w:val="20"/>
        </w:rPr>
        <w:t>Độ</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vồng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thực</w:t>
      </w:r>
      <w:proofErr w:type="spellEnd"/>
      <w:r w:rsidR="00CF2477" w:rsidRPr="003D73E2">
        <w:rPr>
          <w:rFonts w:ascii="Arial" w:hAnsi="Arial" w:cs="Arial"/>
          <w:sz w:val="20"/>
        </w:rPr>
        <w:t xml:space="preserve"> </w:t>
      </w:r>
      <w:proofErr w:type="spellStart"/>
      <w:r w:rsidR="00CF2477" w:rsidRPr="003D73E2">
        <w:rPr>
          <w:rFonts w:ascii="Arial" w:hAnsi="Arial" w:cs="Arial"/>
          <w:sz w:val="20"/>
        </w:rPr>
        <w:t>tế</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sẽ</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được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đo</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so </w:t>
      </w:r>
      <w:proofErr w:type="spellStart"/>
      <w:r w:rsidR="00CF2477" w:rsidRPr="003D73E2">
        <w:rPr>
          <w:rFonts w:ascii="Arial" w:hAnsi="Arial" w:cs="Arial"/>
          <w:sz w:val="20"/>
        </w:rPr>
        <w:t>sánh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với</w:t>
      </w:r>
      <w:proofErr w:type="spellEnd"/>
      <w:r w:rsidR="00CF2477" w:rsidRPr="003D73E2">
        <w:rPr>
          <w:rFonts w:ascii="Arial" w:hAnsi="Arial" w:cs="Arial"/>
          <w:sz w:val="20"/>
        </w:rPr>
        <w:t xml:space="preserve"> </w:t>
      </w:r>
      <w:proofErr w:type="spellStart"/>
      <w:r w:rsidR="00CF2477" w:rsidRPr="003D73E2">
        <w:rPr>
          <w:rFonts w:ascii="Arial" w:hAnsi="Arial" w:cs="Arial"/>
          <w:sz w:val="20"/>
        </w:rPr>
        <w:t>giá</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trị</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độ</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vồng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thiết</w:t>
      </w:r>
      <w:proofErr w:type="spellEnd"/>
      <w:r w:rsidR="00CF2477" w:rsidRPr="003D73E2">
        <w:rPr>
          <w:rFonts w:ascii="Arial" w:hAnsi="Arial" w:cs="Arial"/>
          <w:sz w:val="20"/>
        </w:rPr>
        <w:t xml:space="preserve"> </w:t>
      </w:r>
      <w:proofErr w:type="spellStart"/>
      <w:r w:rsidR="00CF2477" w:rsidRPr="003D73E2">
        <w:rPr>
          <w:rFonts w:ascii="Arial" w:hAnsi="Arial" w:cs="Arial"/>
          <w:sz w:val="20"/>
        </w:rPr>
        <w:t>kế</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với</w:t>
      </w:r>
      <w:proofErr w:type="spellEnd"/>
      <w:r w:rsidR="00CF2477" w:rsidRPr="003D73E2">
        <w:rPr>
          <w:rFonts w:ascii="Arial" w:hAnsi="Arial" w:cs="Arial"/>
          <w:sz w:val="20"/>
        </w:rPr>
        <w:t xml:space="preserve"> dung </w:t>
      </w:r>
      <w:proofErr w:type="spellStart"/>
      <w:r w:rsidR="00CF2477" w:rsidRPr="003D73E2">
        <w:rPr>
          <w:rFonts w:ascii="Arial" w:hAnsi="Arial" w:cs="Arial"/>
          <w:sz w:val="20"/>
        </w:rPr>
        <w:t>sai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của</w:t>
      </w:r>
      <w:proofErr w:type="spellEnd"/>
      <w:r w:rsidR="00CF2477" w:rsidRPr="003D73E2">
        <w:rPr>
          <w:rFonts w:ascii="Arial" w:hAnsi="Arial" w:cs="Arial"/>
          <w:sz w:val="20"/>
        </w:rPr>
        <w:t xml:space="preserve"> </w:t>
      </w:r>
      <w:proofErr w:type="spellStart"/>
      <w:r w:rsidR="00CF2477" w:rsidRPr="003D73E2">
        <w:rPr>
          <w:rFonts w:ascii="Arial" w:hAnsi="Arial" w:cs="Arial"/>
          <w:sz w:val="20"/>
        </w:rPr>
        <w:t>các</w:t>
      </w:r>
      <w:proofErr w:type="spellEnd"/>
      <w:r w:rsidR="00CF2477" w:rsidRPr="003D73E2">
        <w:rPr>
          <w:rFonts w:ascii="Arial" w:hAnsi="Arial" w:cs="Arial"/>
          <w:sz w:val="20"/>
        </w:rPr>
        <w:t xml:space="preserve"> </w:t>
      </w:r>
      <w:proofErr w:type="spellStart"/>
      <w:r w:rsidR="00CF2477" w:rsidRPr="003D73E2">
        <w:rPr>
          <w:rFonts w:ascii="Arial" w:hAnsi="Arial" w:cs="Arial"/>
          <w:sz w:val="20"/>
        </w:rPr>
        <w:t>loại</w:t>
      </w:r>
      <w:proofErr w:type="spellEnd"/>
      <w:r w:rsidR="00CF2477" w:rsidRPr="003D73E2">
        <w:rPr>
          <w:rFonts w:ascii="Arial" w:hAnsi="Arial" w:cs="Arial"/>
          <w:sz w:val="20"/>
        </w:rPr>
        <w:t xml:space="preserve"> </w:t>
      </w:r>
      <w:proofErr w:type="spellStart"/>
      <w:r w:rsidR="00CF2477" w:rsidRPr="003D73E2">
        <w:rPr>
          <w:rFonts w:ascii="Arial" w:hAnsi="Arial" w:cs="Arial"/>
          <w:sz w:val="20"/>
        </w:rPr>
        <w:t>cấu</w:t>
      </w:r>
      <w:proofErr w:type="spellEnd"/>
      <w:r w:rsidR="00CF2477" w:rsidRPr="003D73E2">
        <w:rPr>
          <w:rFonts w:ascii="Arial" w:hAnsi="Arial" w:cs="Arial"/>
          <w:sz w:val="20"/>
        </w:rPr>
        <w:t xml:space="preserve"> </w:t>
      </w:r>
      <w:proofErr w:type="spellStart"/>
      <w:r w:rsidR="00CF2477" w:rsidRPr="003D73E2">
        <w:rPr>
          <w:rFonts w:ascii="Arial" w:hAnsi="Arial" w:cs="Arial"/>
          <w:sz w:val="20"/>
        </w:rPr>
        <w:t>kiện</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trong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mục</w:t>
      </w:r>
      <w:proofErr w:type="spellEnd"/>
      <w:r w:rsidR="00CF2477" w:rsidRPr="003D73E2">
        <w:rPr>
          <w:rFonts w:ascii="Arial" w:hAnsi="Arial" w:cs="Arial"/>
          <w:sz w:val="20"/>
        </w:rPr>
        <w:t xml:space="preserve"> 4.7. </w:t>
      </w:r>
      <w:proofErr w:type="spellStart"/>
      <w:r w:rsidR="00CF2477" w:rsidRPr="003D73E2">
        <w:rPr>
          <w:rFonts w:ascii="Arial" w:hAnsi="Arial" w:cs="Arial"/>
          <w:sz w:val="20"/>
        </w:rPr>
        <w:t>Độ</w:t>
      </w:r>
      <w:proofErr w:type="spellEnd"/>
      <w:r w:rsidR="00CF2477" w:rsidRPr="003D73E2">
        <w:rPr>
          <w:rFonts w:ascii="Arial" w:hAnsi="Arial" w:cs="Arial"/>
          <w:sz w:val="20"/>
        </w:rPr>
        <w:t xml:space="preserve"> </w:t>
      </w:r>
      <w:proofErr w:type="spellStart"/>
      <w:r w:rsidR="00CF2477" w:rsidRPr="003D73E2">
        <w:rPr>
          <w:rFonts w:ascii="Arial" w:hAnsi="Arial" w:cs="Arial"/>
          <w:sz w:val="20"/>
        </w:rPr>
        <w:t>vồng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sẽ</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được</w:t>
      </w:r>
      <w:proofErr w:type="spellEnd"/>
      <w:r w:rsidR="00CF2477" w:rsidRPr="003D73E2">
        <w:rPr>
          <w:rFonts w:ascii="Arial" w:hAnsi="Arial" w:cs="Arial"/>
          <w:sz w:val="20"/>
        </w:rPr>
        <w:t xml:space="preserve"> </w:t>
      </w:r>
      <w:proofErr w:type="spellStart"/>
      <w:r w:rsidR="00CF2477" w:rsidRPr="003D73E2">
        <w:rPr>
          <w:rFonts w:ascii="Arial" w:hAnsi="Arial" w:cs="Arial"/>
          <w:sz w:val="20"/>
        </w:rPr>
        <w:t>đo</w:t>
      </w:r>
      <w:proofErr w:type="spellEnd"/>
      <w:r w:rsidR="00CF2477" w:rsidRPr="003D73E2">
        <w:rPr>
          <w:rFonts w:ascii="Arial" w:hAnsi="Arial" w:cs="Arial"/>
          <w:sz w:val="20"/>
        </w:rPr>
        <w:t xml:space="preserve"> </w:t>
      </w:r>
      <w:proofErr w:type="spellStart"/>
      <w:r w:rsidR="00CF2477" w:rsidRPr="003D73E2">
        <w:rPr>
          <w:rFonts w:ascii="Arial" w:hAnsi="Arial" w:cs="Arial"/>
          <w:sz w:val="20"/>
        </w:rPr>
        <w:t>và</w:t>
      </w:r>
      <w:proofErr w:type="spellEnd"/>
      <w:r w:rsidR="00CF2477" w:rsidRPr="003D73E2">
        <w:rPr>
          <w:rFonts w:ascii="Arial" w:hAnsi="Arial" w:cs="Arial"/>
          <w:sz w:val="20"/>
        </w:rPr>
        <w:t xml:space="preserve"> </w:t>
      </w:r>
      <w:proofErr w:type="spellStart"/>
      <w:r w:rsidR="00CF2477" w:rsidRPr="003D73E2">
        <w:rPr>
          <w:rFonts w:ascii="Arial" w:hAnsi="Arial" w:cs="Arial"/>
          <w:sz w:val="20"/>
        </w:rPr>
        <w:t>ghi</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lại</w:t>
      </w:r>
      <w:proofErr w:type="spellEnd"/>
      <w:r w:rsidR="00CF2477" w:rsidRPr="003D73E2">
        <w:rPr>
          <w:rFonts w:ascii="Arial" w:hAnsi="Arial" w:cs="Arial"/>
          <w:sz w:val="20"/>
        </w:rPr>
        <w:t xml:space="preserve"> ở </w:t>
      </w:r>
      <w:proofErr w:type="spellStart"/>
      <w:r w:rsidR="00CF2477" w:rsidRPr="003D73E2">
        <w:rPr>
          <w:rFonts w:ascii="Arial" w:hAnsi="Arial" w:cs="Arial"/>
          <w:sz w:val="20"/>
        </w:rPr>
        <w:t>thời</w:t>
      </w:r>
      <w:proofErr w:type="spellEnd"/>
      <w:r w:rsidR="00CF2477" w:rsidRPr="003D73E2">
        <w:rPr>
          <w:rFonts w:ascii="Arial" w:hAnsi="Arial" w:cs="Arial"/>
          <w:sz w:val="20"/>
        </w:rPr>
        <w:t xml:space="preserve"> </w:t>
      </w:r>
      <w:proofErr w:type="spellStart"/>
      <w:r w:rsidR="00CF2477" w:rsidRPr="003D73E2">
        <w:rPr>
          <w:rFonts w:ascii="Arial" w:hAnsi="Arial" w:cs="Arial"/>
          <w:sz w:val="20"/>
        </w:rPr>
        <w:t>gian</w:t>
      </w:r>
      <w:proofErr w:type="spellEnd"/>
      <w:r w:rsidR="00CF2477" w:rsidRPr="003D73E2">
        <w:rPr>
          <w:rFonts w:ascii="Arial" w:hAnsi="Arial" w:cs="Arial"/>
          <w:sz w:val="20"/>
        </w:rPr>
        <w:t xml:space="preserve"> </w:t>
      </w:r>
      <w:proofErr w:type="spellStart"/>
      <w:r w:rsidR="00CF2477" w:rsidRPr="003D73E2">
        <w:rPr>
          <w:rFonts w:ascii="Arial" w:hAnsi="Arial" w:cs="Arial"/>
          <w:sz w:val="20"/>
        </w:rPr>
        <w:t>thích</w:t>
      </w:r>
      <w:proofErr w:type="spellEnd"/>
      <w:r w:rsidR="00CF2477" w:rsidRPr="003D73E2">
        <w:rPr>
          <w:rFonts w:ascii="Arial" w:hAnsi="Arial" w:cs="Arial"/>
          <w:sz w:val="20"/>
        </w:rPr>
        <w:t xml:space="preserve"> </w:t>
      </w:r>
      <w:proofErr w:type="spellStart"/>
      <w:r w:rsidR="00CF2477" w:rsidRPr="003D73E2">
        <w:rPr>
          <w:rFonts w:ascii="Arial" w:hAnsi="Arial" w:cs="Arial"/>
          <w:sz w:val="20"/>
        </w:rPr>
        <w:t>hợp</w:t>
      </w:r>
      <w:proofErr w:type="spellEnd"/>
      <w:r w:rsidR="00CF2477" w:rsidRPr="003D73E2">
        <w:rPr>
          <w:rFonts w:ascii="Arial" w:hAnsi="Arial" w:cs="Arial"/>
          <w:sz w:val="20"/>
        </w:rPr>
        <w:t xml:space="preserve"> </w:t>
      </w:r>
      <w:proofErr w:type="spellStart"/>
      <w:r w:rsidR="00CF2477" w:rsidRPr="003D73E2">
        <w:rPr>
          <w:rFonts w:ascii="Arial" w:hAnsi="Arial" w:cs="Arial"/>
          <w:sz w:val="20"/>
        </w:rPr>
        <w:t>ngay</w:t>
      </w:r>
      <w:proofErr w:type="spellEnd"/>
      <w:r w:rsidR="00CF2477" w:rsidRPr="003D73E2">
        <w:rPr>
          <w:rFonts w:ascii="Arial" w:hAnsi="Arial" w:cs="Arial"/>
          <w:sz w:val="20"/>
        </w:rPr>
        <w:t xml:space="preserve"> </w:t>
      </w:r>
      <w:proofErr w:type="spellStart"/>
      <w:r w:rsidR="00CF2477" w:rsidRPr="003D73E2">
        <w:rPr>
          <w:rFonts w:ascii="Arial" w:hAnsi="Arial" w:cs="Arial"/>
          <w:sz w:val="20"/>
        </w:rPr>
        <w:t>sau</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khi</w:t>
      </w:r>
      <w:proofErr w:type="spellEnd"/>
      <w:r w:rsidR="00CF2477" w:rsidRPr="003D73E2">
        <w:rPr>
          <w:rFonts w:ascii="Arial" w:hAnsi="Arial" w:cs="Arial"/>
          <w:sz w:val="20"/>
        </w:rPr>
        <w:t xml:space="preserve"> </w:t>
      </w:r>
      <w:proofErr w:type="spellStart"/>
      <w:r w:rsidR="00CF2477" w:rsidRPr="003D73E2">
        <w:rPr>
          <w:rFonts w:ascii="Arial" w:hAnsi="Arial" w:cs="Arial"/>
          <w:sz w:val="20"/>
        </w:rPr>
        <w:t>tiến</w:t>
      </w:r>
      <w:proofErr w:type="spellEnd"/>
      <w:r w:rsidR="00CF2477" w:rsidRPr="003D73E2">
        <w:rPr>
          <w:rFonts w:ascii="Arial" w:hAnsi="Arial" w:cs="Arial"/>
          <w:sz w:val="20"/>
        </w:rPr>
        <w:t xml:space="preserve"> </w:t>
      </w:r>
      <w:proofErr w:type="spellStart"/>
      <w:r w:rsidR="00CF2477" w:rsidRPr="003D73E2">
        <w:rPr>
          <w:rFonts w:ascii="Arial" w:hAnsi="Arial" w:cs="Arial"/>
          <w:sz w:val="20"/>
        </w:rPr>
        <w:t>hành</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truyền</w:t>
      </w:r>
      <w:proofErr w:type="spellEnd"/>
      <w:r w:rsidR="00CF2477" w:rsidRPr="003D73E2">
        <w:rPr>
          <w:rFonts w:ascii="Arial" w:hAnsi="Arial" w:cs="Arial"/>
          <w:sz w:val="20"/>
        </w:rPr>
        <w:t xml:space="preserve"> </w:t>
      </w:r>
      <w:proofErr w:type="spellStart"/>
      <w:r w:rsidR="00CF2477" w:rsidRPr="003D73E2">
        <w:rPr>
          <w:rFonts w:ascii="Arial" w:hAnsi="Arial" w:cs="Arial"/>
          <w:sz w:val="20"/>
        </w:rPr>
        <w:t>ứng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lực</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trước</w:t>
      </w:r>
      <w:proofErr w:type="spellEnd"/>
      <w:r w:rsidR="00CF2477" w:rsidRPr="003D73E2">
        <w:rPr>
          <w:rFonts w:ascii="Arial" w:hAnsi="Arial" w:cs="Arial"/>
          <w:sz w:val="20"/>
        </w:rPr>
        <w:t xml:space="preserve"> </w:t>
      </w:r>
      <w:proofErr w:type="spellStart"/>
      <w:r w:rsidR="00CF2477" w:rsidRPr="003D73E2">
        <w:rPr>
          <w:rFonts w:ascii="Arial" w:hAnsi="Arial" w:cs="Arial"/>
          <w:sz w:val="20"/>
        </w:rPr>
        <w:t>nhưng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không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quá</w:t>
      </w:r>
      <w:proofErr w:type="spellEnd"/>
      <w:r w:rsidR="00CF2477" w:rsidRPr="003D73E2">
        <w:rPr>
          <w:rFonts w:ascii="Arial" w:hAnsi="Arial" w:cs="Arial"/>
          <w:sz w:val="20"/>
        </w:rPr>
        <w:t xml:space="preserve"> 72 </w:t>
      </w:r>
      <w:proofErr w:type="spellStart"/>
      <w:r w:rsidR="00CF2477" w:rsidRPr="003D73E2">
        <w:rPr>
          <w:rFonts w:ascii="Arial" w:hAnsi="Arial" w:cs="Arial"/>
          <w:sz w:val="20"/>
        </w:rPr>
        <w:t>giờ</w:t>
      </w:r>
      <w:proofErr w:type="spellEnd"/>
      <w:r w:rsidR="00CF2477" w:rsidRPr="003D73E2">
        <w:rPr>
          <w:rFonts w:ascii="Arial" w:hAnsi="Arial" w:cs="Arial"/>
          <w:sz w:val="20"/>
        </w:rPr>
        <w:t xml:space="preserve"> </w:t>
      </w:r>
      <w:proofErr w:type="spellStart"/>
      <w:r w:rsidR="00CF2477" w:rsidRPr="003D73E2">
        <w:rPr>
          <w:rFonts w:ascii="Arial" w:hAnsi="Arial" w:cs="Arial"/>
          <w:sz w:val="20"/>
        </w:rPr>
        <w:t>sau</w:t>
      </w:r>
      <w:proofErr w:type="spellEnd"/>
      <w:r w:rsidR="00CF2477" w:rsidRPr="003D73E2">
        <w:rPr>
          <w:rFonts w:ascii="Arial" w:hAnsi="Arial" w:cs="Arial"/>
          <w:sz w:val="20"/>
        </w:rPr>
        <w:t xml:space="preserve"> </w:t>
      </w:r>
      <w:proofErr w:type="spellStart"/>
      <w:r w:rsidR="00CF2477" w:rsidRPr="003D73E2">
        <w:rPr>
          <w:rFonts w:ascii="Arial" w:hAnsi="Arial" w:cs="Arial"/>
          <w:sz w:val="20"/>
        </w:rPr>
        <w:t>khi</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truyền</w:t>
      </w:r>
      <w:proofErr w:type="spellEnd"/>
      <w:r w:rsidR="00CF2477" w:rsidRPr="003D73E2">
        <w:rPr>
          <w:rFonts w:ascii="Arial" w:hAnsi="Arial" w:cs="Arial"/>
          <w:sz w:val="20"/>
        </w:rPr>
        <w:t xml:space="preserve"> </w:t>
      </w:r>
      <w:proofErr w:type="spellStart"/>
      <w:r w:rsidR="00CF2477" w:rsidRPr="003D73E2">
        <w:rPr>
          <w:rFonts w:ascii="Arial" w:hAnsi="Arial" w:cs="Arial"/>
          <w:sz w:val="20"/>
        </w:rPr>
        <w:t>ứng</w:t>
      </w:r>
      <w:proofErr w:type="spellEnd"/>
      <w:r w:rsidR="00CF2477" w:rsidRPr="003D73E2">
        <w:rPr>
          <w:rFonts w:ascii="Arial" w:hAnsi="Arial" w:cs="Arial"/>
          <w:sz w:val="20"/>
        </w:rPr>
        <w:t xml:space="preserve"> </w:t>
      </w:r>
      <w:proofErr w:type="spellStart"/>
      <w:r w:rsidR="00CF2477" w:rsidRPr="003D73E2">
        <w:rPr>
          <w:rFonts w:ascii="Arial" w:hAnsi="Arial" w:cs="Arial"/>
          <w:sz w:val="20"/>
        </w:rPr>
        <w:t>lực</w:t>
      </w:r>
      <w:proofErr w:type="spellEnd"/>
      <w:r w:rsidR="00CF2477" w:rsidRPr="003D73E2">
        <w:rPr>
          <w:rFonts w:ascii="Arial" w:hAnsi="Arial" w:cs="Arial"/>
          <w:sz w:val="20"/>
        </w:rPr>
        <w:t xml:space="preserve"> </w:t>
      </w:r>
      <w:proofErr w:type="spellStart"/>
      <w:r w:rsidR="00CF2477" w:rsidRPr="003D73E2">
        <w:rPr>
          <w:rFonts w:ascii="Arial" w:hAnsi="Arial" w:cs="Arial"/>
          <w:sz w:val="20"/>
        </w:rPr>
        <w:t>trước</w:t>
      </w:r>
      <w:proofErr w:type="spellEnd"/>
      <w:r w:rsidR="00CF2477" w:rsidRPr="003D73E2">
        <w:rPr>
          <w:rFonts w:ascii="Arial" w:hAnsi="Arial" w:cs="Arial"/>
          <w:sz w:val="20"/>
        </w:rPr>
        <w:t>.</w:t>
      </w:r>
    </w:p>
    <w:p w14:paraId="23DB53A0" w14:textId="77777777" w:rsidR="00CF2477" w:rsidRPr="003D73E2" w:rsidRDefault="00CF2477" w:rsidP="00007724">
      <w:pPr>
        <w:spacing w:after="120"/>
        <w:rPr>
          <w:rFonts w:ascii="Arial" w:hAnsi="Arial" w:cs="Arial"/>
          <w:b/>
          <w:bCs/>
          <w:i/>
          <w:iCs/>
        </w:rPr>
      </w:pPr>
      <w:r w:rsidRPr="003D73E2">
        <w:rPr>
          <w:rFonts w:ascii="Arial" w:hAnsi="Arial" w:cs="Arial"/>
          <w:b/>
          <w:bCs/>
          <w:i/>
          <w:iCs/>
        </w:rPr>
        <w:t>4.9.</w:t>
      </w:r>
      <w:r w:rsidR="00C62EE8" w:rsidRPr="003D73E2">
        <w:rPr>
          <w:rFonts w:ascii="Arial" w:hAnsi="Arial" w:cs="Arial"/>
          <w:b/>
          <w:bCs/>
          <w:i/>
          <w:iCs/>
        </w:rPr>
        <w:t xml:space="preserve"> </w:t>
      </w:r>
      <w:proofErr w:type="spellStart"/>
      <w:r w:rsidRPr="003D73E2">
        <w:rPr>
          <w:rFonts w:ascii="Arial" w:hAnsi="Arial" w:cs="Arial"/>
          <w:b/>
          <w:bCs/>
          <w:i/>
          <w:iCs/>
        </w:rPr>
        <w:t>Yêu</w:t>
      </w:r>
      <w:proofErr w:type="spellEnd"/>
      <w:r w:rsidRPr="003D73E2">
        <w:rPr>
          <w:rFonts w:ascii="Arial" w:hAnsi="Arial" w:cs="Arial"/>
          <w:b/>
          <w:bCs/>
          <w:i/>
          <w:iCs/>
        </w:rPr>
        <w:t xml:space="preserve"> </w:t>
      </w:r>
      <w:proofErr w:type="spellStart"/>
      <w:r w:rsidRPr="003D73E2">
        <w:rPr>
          <w:rFonts w:ascii="Arial" w:hAnsi="Arial" w:cs="Arial"/>
          <w:b/>
          <w:bCs/>
          <w:i/>
          <w:iCs/>
        </w:rPr>
        <w:t>cầu</w:t>
      </w:r>
      <w:proofErr w:type="spellEnd"/>
      <w:r w:rsidRPr="003D73E2">
        <w:rPr>
          <w:rFonts w:ascii="Arial" w:hAnsi="Arial" w:cs="Arial"/>
          <w:b/>
          <w:bCs/>
          <w:i/>
          <w:iCs/>
        </w:rPr>
        <w:t xml:space="preserve"> </w:t>
      </w:r>
      <w:proofErr w:type="spellStart"/>
      <w:r w:rsidRPr="003D73E2">
        <w:rPr>
          <w:rFonts w:ascii="Arial" w:hAnsi="Arial" w:cs="Arial"/>
          <w:b/>
          <w:bCs/>
          <w:i/>
          <w:iCs/>
        </w:rPr>
        <w:t>về</w:t>
      </w:r>
      <w:proofErr w:type="spellEnd"/>
      <w:r w:rsidRPr="003D73E2">
        <w:rPr>
          <w:rFonts w:ascii="Arial" w:hAnsi="Arial" w:cs="Arial"/>
          <w:b/>
          <w:bCs/>
          <w:i/>
          <w:iCs/>
        </w:rPr>
        <w:t xml:space="preserve"> chi </w:t>
      </w:r>
      <w:proofErr w:type="spellStart"/>
      <w:r w:rsidRPr="003D73E2">
        <w:rPr>
          <w:rFonts w:ascii="Arial" w:hAnsi="Arial" w:cs="Arial"/>
          <w:b/>
          <w:bCs/>
          <w:i/>
          <w:iCs/>
        </w:rPr>
        <w:t>tiết</w:t>
      </w:r>
      <w:proofErr w:type="spellEnd"/>
      <w:r w:rsidRPr="003D73E2">
        <w:rPr>
          <w:rFonts w:ascii="Arial" w:hAnsi="Arial" w:cs="Arial"/>
          <w:b/>
          <w:bCs/>
          <w:i/>
          <w:iCs/>
        </w:rPr>
        <w:t xml:space="preserve"> </w:t>
      </w:r>
      <w:proofErr w:type="spellStart"/>
      <w:r w:rsidRPr="003D73E2">
        <w:rPr>
          <w:rFonts w:ascii="Arial" w:hAnsi="Arial" w:cs="Arial"/>
          <w:b/>
          <w:bCs/>
          <w:i/>
          <w:iCs/>
        </w:rPr>
        <w:t>liên</w:t>
      </w:r>
      <w:proofErr w:type="spellEnd"/>
      <w:r w:rsidRPr="003D73E2">
        <w:rPr>
          <w:rFonts w:ascii="Arial" w:hAnsi="Arial" w:cs="Arial"/>
          <w:b/>
          <w:bCs/>
          <w:i/>
          <w:iCs/>
        </w:rPr>
        <w:t xml:space="preserve"> </w:t>
      </w:r>
      <w:proofErr w:type="spellStart"/>
      <w:r w:rsidRPr="003D73E2">
        <w:rPr>
          <w:rFonts w:ascii="Arial" w:hAnsi="Arial" w:cs="Arial"/>
          <w:b/>
          <w:bCs/>
          <w:i/>
          <w:iCs/>
        </w:rPr>
        <w:t>kết</w:t>
      </w:r>
      <w:proofErr w:type="spellEnd"/>
    </w:p>
    <w:p w14:paraId="3023F5CC"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Các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trong</w:t>
      </w:r>
      <w:proofErr w:type="spellEnd"/>
      <w:r w:rsidR="00CF2477" w:rsidRPr="003D73E2">
        <w:rPr>
          <w:rFonts w:ascii="Arial" w:hAnsi="Arial" w:cs="Arial"/>
        </w:rPr>
        <w:t xml:space="preserve"> </w:t>
      </w:r>
      <w:proofErr w:type="spellStart"/>
      <w:r w:rsidR="00CF2477" w:rsidRPr="003D73E2">
        <w:rPr>
          <w:rFonts w:ascii="Arial" w:hAnsi="Arial" w:cs="Arial"/>
        </w:rPr>
        <w:t>quá</w:t>
      </w:r>
      <w:proofErr w:type="spellEnd"/>
      <w:r w:rsidR="00CF2477" w:rsidRPr="003D73E2">
        <w:rPr>
          <w:rFonts w:ascii="Arial" w:hAnsi="Arial" w:cs="Arial"/>
        </w:rPr>
        <w:t xml:space="preserve"> </w:t>
      </w:r>
      <w:proofErr w:type="spellStart"/>
      <w:r w:rsidR="00CF2477" w:rsidRPr="003D73E2">
        <w:rPr>
          <w:rFonts w:ascii="Arial" w:hAnsi="Arial" w:cs="Arial"/>
        </w:rPr>
        <w:t>trình</w:t>
      </w:r>
      <w:proofErr w:type="spellEnd"/>
      <w:r w:rsidR="00CF2477" w:rsidRPr="003D73E2">
        <w:rPr>
          <w:rFonts w:ascii="Arial" w:hAnsi="Arial" w:cs="Arial"/>
        </w:rPr>
        <w:t xml:space="preserve"> </w:t>
      </w:r>
      <w:proofErr w:type="spellStart"/>
      <w:r w:rsidR="00CF2477" w:rsidRPr="003D73E2">
        <w:rPr>
          <w:rFonts w:ascii="Arial" w:hAnsi="Arial" w:cs="Arial"/>
        </w:rPr>
        <w:t>lắp</w:t>
      </w:r>
      <w:proofErr w:type="spellEnd"/>
      <w:r w:rsidR="00CF2477" w:rsidRPr="003D73E2">
        <w:rPr>
          <w:rFonts w:ascii="Arial" w:hAnsi="Arial" w:cs="Arial"/>
        </w:rPr>
        <w:t xml:space="preserve"> </w:t>
      </w:r>
      <w:proofErr w:type="spellStart"/>
      <w:r w:rsidR="00CF2477" w:rsidRPr="003D73E2">
        <w:rPr>
          <w:rFonts w:ascii="Arial" w:hAnsi="Arial" w:cs="Arial"/>
        </w:rPr>
        <w:t>đặt</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liên</w:t>
      </w:r>
      <w:proofErr w:type="spellEnd"/>
      <w:r w:rsidR="00CF2477" w:rsidRPr="003D73E2">
        <w:rPr>
          <w:rFonts w:ascii="Arial" w:hAnsi="Arial" w:cs="Arial"/>
        </w:rPr>
        <w:t xml:space="preserve"> </w:t>
      </w:r>
      <w:proofErr w:type="spellStart"/>
      <w:r w:rsidR="00CF2477" w:rsidRPr="003D73E2">
        <w:rPr>
          <w:rFonts w:ascii="Arial" w:hAnsi="Arial" w:cs="Arial"/>
        </w:rPr>
        <w:t>kết</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nhau</w:t>
      </w:r>
      <w:proofErr w:type="spellEnd"/>
      <w:r w:rsidR="00CF2477" w:rsidRPr="003D73E2">
        <w:rPr>
          <w:rFonts w:ascii="Arial" w:hAnsi="Arial" w:cs="Arial"/>
        </w:rPr>
        <w:t xml:space="preserve"> </w:t>
      </w:r>
      <w:proofErr w:type="spellStart"/>
      <w:r w:rsidR="00CF2477" w:rsidRPr="003D73E2">
        <w:rPr>
          <w:rFonts w:ascii="Arial" w:hAnsi="Arial" w:cs="Arial"/>
        </w:rPr>
        <w:t>thành</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mối</w:t>
      </w:r>
      <w:proofErr w:type="spellEnd"/>
      <w:r w:rsidR="00CF2477" w:rsidRPr="003D73E2">
        <w:rPr>
          <w:rFonts w:ascii="Arial" w:hAnsi="Arial" w:cs="Arial"/>
        </w:rPr>
        <w:t xml:space="preserve"> </w:t>
      </w:r>
      <w:proofErr w:type="spellStart"/>
      <w:r w:rsidR="00CF2477" w:rsidRPr="003D73E2">
        <w:rPr>
          <w:rFonts w:ascii="Arial" w:hAnsi="Arial" w:cs="Arial"/>
        </w:rPr>
        <w:t>liên</w:t>
      </w:r>
      <w:proofErr w:type="spellEnd"/>
      <w:r w:rsidR="00CF2477" w:rsidRPr="003D73E2">
        <w:rPr>
          <w:rFonts w:ascii="Arial" w:hAnsi="Arial" w:cs="Arial"/>
        </w:rPr>
        <w:t xml:space="preserve"> </w:t>
      </w:r>
      <w:proofErr w:type="spellStart"/>
      <w:r w:rsidR="00CF2477" w:rsidRPr="003D73E2">
        <w:rPr>
          <w:rFonts w:ascii="Arial" w:hAnsi="Arial" w:cs="Arial"/>
        </w:rPr>
        <w:t>kết</w:t>
      </w:r>
      <w:proofErr w:type="spellEnd"/>
      <w:r w:rsidR="00CF2477" w:rsidRPr="003D73E2">
        <w:rPr>
          <w:rFonts w:ascii="Arial" w:hAnsi="Arial" w:cs="Arial"/>
        </w:rPr>
        <w:t xml:space="preserve"> </w:t>
      </w:r>
      <w:proofErr w:type="spellStart"/>
      <w:r w:rsidR="00CF2477" w:rsidRPr="003D73E2">
        <w:rPr>
          <w:rFonts w:ascii="Arial" w:hAnsi="Arial" w:cs="Arial"/>
        </w:rPr>
        <w:t>bền</w:t>
      </w:r>
      <w:proofErr w:type="spellEnd"/>
      <w:r w:rsidR="00CF2477" w:rsidRPr="003D73E2">
        <w:rPr>
          <w:rFonts w:ascii="Arial" w:hAnsi="Arial" w:cs="Arial"/>
        </w:rPr>
        <w:t xml:space="preserve"> </w:t>
      </w:r>
      <w:proofErr w:type="spellStart"/>
      <w:r w:rsidR="00CF2477" w:rsidRPr="003D73E2">
        <w:rPr>
          <w:rFonts w:ascii="Arial" w:hAnsi="Arial" w:cs="Arial"/>
        </w:rPr>
        <w:t>vững</w:t>
      </w:r>
      <w:proofErr w:type="spellEnd"/>
      <w:r w:rsidR="00CF2477" w:rsidRPr="003D73E2">
        <w:rPr>
          <w:rFonts w:ascii="Arial" w:hAnsi="Arial" w:cs="Arial"/>
        </w:rPr>
        <w:t>.</w:t>
      </w:r>
    </w:p>
    <w:p w14:paraId="6E995053"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Các chi </w:t>
      </w:r>
      <w:proofErr w:type="spellStart"/>
      <w:r w:rsidR="00CF2477" w:rsidRPr="003D73E2">
        <w:rPr>
          <w:rFonts w:ascii="Arial" w:hAnsi="Arial" w:cs="Arial"/>
        </w:rPr>
        <w:t>tiết</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 xml:space="preserve"> </w:t>
      </w:r>
      <w:proofErr w:type="spellStart"/>
      <w:r w:rsidR="00CF2477" w:rsidRPr="003D73E2">
        <w:rPr>
          <w:rFonts w:ascii="Arial" w:hAnsi="Arial" w:cs="Arial"/>
        </w:rPr>
        <w:t>như</w:t>
      </w:r>
      <w:proofErr w:type="spellEnd"/>
      <w:r w:rsidR="00CF2477" w:rsidRPr="003D73E2">
        <w:rPr>
          <w:rFonts w:ascii="Arial" w:hAnsi="Arial" w:cs="Arial"/>
        </w:rPr>
        <w:t xml:space="preserve">: </w:t>
      </w:r>
      <w:proofErr w:type="spellStart"/>
      <w:r w:rsidR="00CF2477" w:rsidRPr="003D73E2">
        <w:rPr>
          <w:rFonts w:ascii="Arial" w:hAnsi="Arial" w:cs="Arial"/>
        </w:rPr>
        <w:t>Thép</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 xml:space="preserve">, </w:t>
      </w:r>
      <w:proofErr w:type="spellStart"/>
      <w:r w:rsidR="00CF2477" w:rsidRPr="003D73E2">
        <w:rPr>
          <w:rFonts w:ascii="Arial" w:hAnsi="Arial" w:cs="Arial"/>
        </w:rPr>
        <w:t>bản</w:t>
      </w:r>
      <w:proofErr w:type="spellEnd"/>
      <w:r w:rsidR="00CF2477" w:rsidRPr="003D73E2">
        <w:rPr>
          <w:rFonts w:ascii="Arial" w:hAnsi="Arial" w:cs="Arial"/>
        </w:rPr>
        <w:t xml:space="preserve"> </w:t>
      </w:r>
      <w:proofErr w:type="spellStart"/>
      <w:r w:rsidR="00CF2477" w:rsidRPr="003D73E2">
        <w:rPr>
          <w:rFonts w:ascii="Arial" w:hAnsi="Arial" w:cs="Arial"/>
        </w:rPr>
        <w:t>thép</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 xml:space="preserve">, </w:t>
      </w:r>
      <w:proofErr w:type="spellStart"/>
      <w:r w:rsidR="00CF2477" w:rsidRPr="003D73E2">
        <w:rPr>
          <w:rFonts w:ascii="Arial" w:hAnsi="Arial" w:cs="Arial"/>
        </w:rPr>
        <w:t>lỗ</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đặt</w:t>
      </w:r>
      <w:proofErr w:type="spellEnd"/>
      <w:r w:rsidR="00CF2477" w:rsidRPr="003D73E2">
        <w:rPr>
          <w:rFonts w:ascii="Arial" w:hAnsi="Arial" w:cs="Arial"/>
        </w:rPr>
        <w:t xml:space="preserve"> </w:t>
      </w:r>
      <w:proofErr w:type="spellStart"/>
      <w:r w:rsidR="00CF2477" w:rsidRPr="003D73E2">
        <w:rPr>
          <w:rFonts w:ascii="Arial" w:hAnsi="Arial" w:cs="Arial"/>
        </w:rPr>
        <w:t>trong</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theo</w:t>
      </w:r>
      <w:proofErr w:type="spellEnd"/>
      <w:r w:rsidR="00CF2477" w:rsidRPr="003D73E2">
        <w:rPr>
          <w:rFonts w:ascii="Arial" w:hAnsi="Arial" w:cs="Arial"/>
        </w:rPr>
        <w:t xml:space="preserve"> </w:t>
      </w:r>
      <w:proofErr w:type="spellStart"/>
      <w:r w:rsidR="00CF2477" w:rsidRPr="003D73E2">
        <w:rPr>
          <w:rFonts w:ascii="Arial" w:hAnsi="Arial" w:cs="Arial"/>
        </w:rPr>
        <w:t>đúng</w:t>
      </w:r>
      <w:proofErr w:type="spellEnd"/>
      <w:r w:rsidR="00CF2477" w:rsidRPr="003D73E2">
        <w:rPr>
          <w:rFonts w:ascii="Arial" w:hAnsi="Arial" w:cs="Arial"/>
        </w:rPr>
        <w:t xml:space="preserve"> </w:t>
      </w:r>
      <w:proofErr w:type="spellStart"/>
      <w:r w:rsidR="00CF2477" w:rsidRPr="003D73E2">
        <w:rPr>
          <w:rFonts w:ascii="Arial" w:hAnsi="Arial" w:cs="Arial"/>
        </w:rPr>
        <w:t>vị</w:t>
      </w:r>
      <w:proofErr w:type="spellEnd"/>
      <w:r w:rsidR="00CF2477" w:rsidRPr="003D73E2">
        <w:rPr>
          <w:rFonts w:ascii="Arial" w:hAnsi="Arial" w:cs="Arial"/>
        </w:rPr>
        <w:t xml:space="preserve"> </w:t>
      </w:r>
      <w:proofErr w:type="spellStart"/>
      <w:r w:rsidR="00CF2477" w:rsidRPr="003D73E2">
        <w:rPr>
          <w:rFonts w:ascii="Arial" w:hAnsi="Arial" w:cs="Arial"/>
        </w:rPr>
        <w:t>trí</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r w:rsidR="00CF2477" w:rsidRPr="003D73E2">
        <w:rPr>
          <w:rFonts w:ascii="Arial" w:hAnsi="Arial" w:cs="Arial"/>
        </w:rPr>
        <w:t xml:space="preserve"> </w:t>
      </w:r>
      <w:proofErr w:type="spellStart"/>
      <w:r w:rsidR="00CF2477" w:rsidRPr="003D73E2">
        <w:rPr>
          <w:rFonts w:ascii="Arial" w:hAnsi="Arial" w:cs="Arial"/>
        </w:rPr>
        <w:t>kỹ</w:t>
      </w:r>
      <w:proofErr w:type="spellEnd"/>
      <w:r w:rsidR="00CF2477" w:rsidRPr="003D73E2">
        <w:rPr>
          <w:rFonts w:ascii="Arial" w:hAnsi="Arial" w:cs="Arial"/>
        </w:rPr>
        <w:t xml:space="preserve"> </w:t>
      </w:r>
      <w:proofErr w:type="spellStart"/>
      <w:r w:rsidR="00CF2477" w:rsidRPr="003D73E2">
        <w:rPr>
          <w:rFonts w:ascii="Arial" w:hAnsi="Arial" w:cs="Arial"/>
        </w:rPr>
        <w:t>thuật</w:t>
      </w:r>
      <w:proofErr w:type="spellEnd"/>
      <w:r w:rsidR="00CF2477" w:rsidRPr="003D73E2">
        <w:rPr>
          <w:rFonts w:ascii="Arial" w:hAnsi="Arial" w:cs="Arial"/>
        </w:rPr>
        <w:t xml:space="preserve"> </w:t>
      </w:r>
      <w:proofErr w:type="spellStart"/>
      <w:r w:rsidR="00CF2477" w:rsidRPr="003D73E2">
        <w:rPr>
          <w:rFonts w:ascii="Arial" w:hAnsi="Arial" w:cs="Arial"/>
        </w:rPr>
        <w:t>của</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00CF2477" w:rsidRPr="003D73E2">
        <w:rPr>
          <w:rFonts w:ascii="Arial" w:hAnsi="Arial" w:cs="Arial"/>
        </w:rPr>
        <w:t>.</w:t>
      </w:r>
    </w:p>
    <w:p w14:paraId="0AAB695B" w14:textId="77777777" w:rsidR="00CF2477" w:rsidRPr="003D73E2" w:rsidRDefault="00CF2477" w:rsidP="00007724">
      <w:pPr>
        <w:spacing w:after="120"/>
        <w:jc w:val="both"/>
        <w:rPr>
          <w:rFonts w:ascii="Arial" w:hAnsi="Arial" w:cs="Arial"/>
          <w:b/>
          <w:bCs/>
        </w:rPr>
      </w:pPr>
      <w:bookmarkStart w:id="16" w:name="dieu_5"/>
      <w:r w:rsidRPr="003D73E2">
        <w:rPr>
          <w:rFonts w:ascii="Arial" w:hAnsi="Arial" w:cs="Arial"/>
          <w:b/>
          <w:bCs/>
        </w:rPr>
        <w:t xml:space="preserve">5. Công </w:t>
      </w:r>
      <w:proofErr w:type="spellStart"/>
      <w:r w:rsidRPr="003D73E2">
        <w:rPr>
          <w:rFonts w:ascii="Arial" w:hAnsi="Arial" w:cs="Arial"/>
          <w:b/>
          <w:bCs/>
        </w:rPr>
        <w:t>tác</w:t>
      </w:r>
      <w:proofErr w:type="spellEnd"/>
      <w:r w:rsidRPr="003D73E2">
        <w:rPr>
          <w:rFonts w:ascii="Arial" w:hAnsi="Arial" w:cs="Arial"/>
          <w:b/>
          <w:bCs/>
        </w:rPr>
        <w:t xml:space="preserve"> </w:t>
      </w:r>
      <w:proofErr w:type="spellStart"/>
      <w:r w:rsidRPr="003D73E2">
        <w:rPr>
          <w:rFonts w:ascii="Arial" w:hAnsi="Arial" w:cs="Arial"/>
          <w:b/>
          <w:bCs/>
        </w:rPr>
        <w:t>nghiệm</w:t>
      </w:r>
      <w:proofErr w:type="spellEnd"/>
      <w:r w:rsidRPr="003D73E2">
        <w:rPr>
          <w:rFonts w:ascii="Arial" w:hAnsi="Arial" w:cs="Arial"/>
          <w:b/>
          <w:bCs/>
        </w:rPr>
        <w:t xml:space="preserve"> </w:t>
      </w:r>
      <w:proofErr w:type="spellStart"/>
      <w:r w:rsidRPr="003D73E2">
        <w:rPr>
          <w:rFonts w:ascii="Arial" w:hAnsi="Arial" w:cs="Arial"/>
          <w:b/>
          <w:bCs/>
        </w:rPr>
        <w:t>thu</w:t>
      </w:r>
      <w:bookmarkEnd w:id="16"/>
      <w:proofErr w:type="spellEnd"/>
    </w:p>
    <w:p w14:paraId="6CF57C6E" w14:textId="77777777" w:rsidR="00CF2477" w:rsidRPr="003D73E2" w:rsidRDefault="00CF2477" w:rsidP="00007724">
      <w:pPr>
        <w:spacing w:after="120"/>
        <w:jc w:val="both"/>
        <w:rPr>
          <w:rFonts w:ascii="Arial" w:hAnsi="Arial" w:cs="Arial"/>
        </w:rPr>
      </w:pPr>
      <w:r w:rsidRPr="003D73E2">
        <w:rPr>
          <w:rFonts w:ascii="Arial" w:hAnsi="Arial" w:cs="Arial"/>
          <w:b/>
          <w:bCs/>
        </w:rPr>
        <w:t xml:space="preserve">- </w:t>
      </w:r>
      <w:r w:rsidRPr="003D73E2">
        <w:rPr>
          <w:rFonts w:ascii="Arial" w:hAnsi="Arial" w:cs="Arial"/>
        </w:rPr>
        <w:t xml:space="preserve">Các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đánh</w:t>
      </w:r>
      <w:proofErr w:type="spellEnd"/>
      <w:r w:rsidRPr="003D73E2">
        <w:rPr>
          <w:rFonts w:ascii="Arial" w:hAnsi="Arial" w:cs="Arial"/>
        </w:rPr>
        <w:t xml:space="preserve"> </w:t>
      </w:r>
      <w:proofErr w:type="spellStart"/>
      <w:r w:rsidRPr="003D73E2">
        <w:rPr>
          <w:rFonts w:ascii="Arial" w:hAnsi="Arial" w:cs="Arial"/>
        </w:rPr>
        <w:t>giá</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nghiệm</w:t>
      </w:r>
      <w:proofErr w:type="spellEnd"/>
      <w:r w:rsidRPr="003D73E2">
        <w:rPr>
          <w:rFonts w:ascii="Arial" w:hAnsi="Arial" w:cs="Arial"/>
        </w:rPr>
        <w:t xml:space="preserve"> </w:t>
      </w:r>
      <w:proofErr w:type="spellStart"/>
      <w:r w:rsidRPr="003D73E2">
        <w:rPr>
          <w:rFonts w:ascii="Arial" w:hAnsi="Arial" w:cs="Arial"/>
        </w:rPr>
        <w:t>thu</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nêu</w:t>
      </w:r>
      <w:proofErr w:type="spellEnd"/>
      <w:r w:rsidRPr="003D73E2">
        <w:rPr>
          <w:rFonts w:ascii="Arial" w:hAnsi="Arial" w:cs="Arial"/>
        </w:rPr>
        <w:t xml:space="preserve"> </w:t>
      </w:r>
      <w:proofErr w:type="spellStart"/>
      <w:r w:rsidRPr="003D73E2">
        <w:rPr>
          <w:rFonts w:ascii="Arial" w:hAnsi="Arial" w:cs="Arial"/>
        </w:rPr>
        <w:t>trong</w:t>
      </w:r>
      <w:proofErr w:type="spellEnd"/>
      <w:r w:rsidRPr="003D73E2">
        <w:rPr>
          <w:rFonts w:ascii="Arial" w:hAnsi="Arial" w:cs="Arial"/>
        </w:rPr>
        <w:t xml:space="preserve"> </w:t>
      </w:r>
      <w:proofErr w:type="spellStart"/>
      <w:r w:rsidRPr="003D73E2">
        <w:rPr>
          <w:rFonts w:ascii="Arial" w:hAnsi="Arial" w:cs="Arial"/>
        </w:rPr>
        <w:t>mục</w:t>
      </w:r>
      <w:proofErr w:type="spellEnd"/>
      <w:r w:rsidRPr="003D73E2">
        <w:rPr>
          <w:rFonts w:ascii="Arial" w:hAnsi="Arial" w:cs="Arial"/>
        </w:rPr>
        <w:t xml:space="preserve"> 4 </w:t>
      </w:r>
    </w:p>
    <w:p w14:paraId="20B386E4" w14:textId="77777777" w:rsidR="00CF2477" w:rsidRPr="003D73E2" w:rsidRDefault="00CF2477" w:rsidP="00007724">
      <w:pPr>
        <w:spacing w:after="120"/>
        <w:jc w:val="both"/>
        <w:rPr>
          <w:rFonts w:ascii="Arial" w:hAnsi="Arial" w:cs="Arial"/>
        </w:rPr>
      </w:pPr>
      <w:r w:rsidRPr="003D73E2">
        <w:rPr>
          <w:rFonts w:ascii="Arial" w:hAnsi="Arial" w:cs="Arial"/>
          <w:b/>
          <w:bCs/>
        </w:rPr>
        <w:t xml:space="preserve">- </w:t>
      </w:r>
      <w:proofErr w:type="spellStart"/>
      <w:r w:rsidRPr="003D73E2">
        <w:rPr>
          <w:rFonts w:ascii="Arial" w:hAnsi="Arial" w:cs="Arial"/>
        </w:rPr>
        <w:t>Việc</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thực</w:t>
      </w:r>
      <w:proofErr w:type="spellEnd"/>
      <w:r w:rsidRPr="003D73E2">
        <w:rPr>
          <w:rFonts w:ascii="Arial" w:hAnsi="Arial" w:cs="Arial"/>
        </w:rPr>
        <w:t xml:space="preserve"> </w:t>
      </w:r>
      <w:proofErr w:type="spellStart"/>
      <w:r w:rsidRPr="003D73E2">
        <w:rPr>
          <w:rFonts w:ascii="Arial" w:hAnsi="Arial" w:cs="Arial"/>
        </w:rPr>
        <w:t>hiện</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Một</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bao </w:t>
      </w:r>
      <w:proofErr w:type="spellStart"/>
      <w:r w:rsidRPr="003D73E2">
        <w:rPr>
          <w:rFonts w:ascii="Arial" w:hAnsi="Arial" w:cs="Arial"/>
        </w:rPr>
        <w:t>gồm</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cùng</w:t>
      </w:r>
      <w:proofErr w:type="spellEnd"/>
      <w:r w:rsidRPr="003D73E2">
        <w:rPr>
          <w:rFonts w:ascii="Arial" w:hAnsi="Arial" w:cs="Arial"/>
        </w:rPr>
        <w:t xml:space="preserve"> </w:t>
      </w:r>
      <w:proofErr w:type="spellStart"/>
      <w:r w:rsidRPr="003D73E2">
        <w:rPr>
          <w:rFonts w:ascii="Arial" w:hAnsi="Arial" w:cs="Arial"/>
        </w:rPr>
        <w:t>kiểu</w:t>
      </w:r>
      <w:proofErr w:type="spellEnd"/>
      <w:r w:rsidRPr="003D73E2">
        <w:rPr>
          <w:rFonts w:ascii="Arial" w:hAnsi="Arial" w:cs="Arial"/>
        </w:rPr>
        <w:t xml:space="preserve"> </w:t>
      </w:r>
      <w:proofErr w:type="spellStart"/>
      <w:r w:rsidRPr="003D73E2">
        <w:rPr>
          <w:rFonts w:ascii="Arial" w:hAnsi="Arial" w:cs="Arial"/>
        </w:rPr>
        <w:t>loại</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xuất</w:t>
      </w:r>
      <w:proofErr w:type="spellEnd"/>
      <w:r w:rsidRPr="003D73E2">
        <w:rPr>
          <w:rFonts w:ascii="Arial" w:hAnsi="Arial" w:cs="Arial"/>
        </w:rPr>
        <w:t xml:space="preserve"> </w:t>
      </w:r>
      <w:proofErr w:type="spellStart"/>
      <w:r w:rsidRPr="003D73E2">
        <w:rPr>
          <w:rFonts w:ascii="Arial" w:hAnsi="Arial" w:cs="Arial"/>
        </w:rPr>
        <w:t>cùng</w:t>
      </w:r>
      <w:proofErr w:type="spellEnd"/>
      <w:r w:rsidRPr="003D73E2">
        <w:rPr>
          <w:rFonts w:ascii="Arial" w:hAnsi="Arial" w:cs="Arial"/>
        </w:rPr>
        <w:t xml:space="preserve"> </w:t>
      </w:r>
      <w:proofErr w:type="spellStart"/>
      <w:r w:rsidRPr="003D73E2">
        <w:rPr>
          <w:rFonts w:ascii="Arial" w:hAnsi="Arial" w:cs="Arial"/>
        </w:rPr>
        <w:t>thời</w:t>
      </w:r>
      <w:proofErr w:type="spellEnd"/>
      <w:r w:rsidRPr="003D73E2">
        <w:rPr>
          <w:rFonts w:ascii="Arial" w:hAnsi="Arial" w:cs="Arial"/>
        </w:rPr>
        <w:t xml:space="preserve"> </w:t>
      </w:r>
      <w:proofErr w:type="spellStart"/>
      <w:r w:rsidRPr="003D73E2">
        <w:rPr>
          <w:rFonts w:ascii="Arial" w:hAnsi="Arial" w:cs="Arial"/>
        </w:rPr>
        <w:t>gian</w:t>
      </w:r>
      <w:proofErr w:type="spellEnd"/>
      <w:r w:rsidRPr="003D73E2">
        <w:rPr>
          <w:rFonts w:ascii="Arial" w:hAnsi="Arial" w:cs="Arial"/>
        </w:rPr>
        <w:t xml:space="preserve">, </w:t>
      </w:r>
      <w:proofErr w:type="spellStart"/>
      <w:r w:rsidRPr="003D73E2">
        <w:rPr>
          <w:rFonts w:ascii="Arial" w:hAnsi="Arial" w:cs="Arial"/>
        </w:rPr>
        <w:t>cùng</w:t>
      </w:r>
      <w:proofErr w:type="spellEnd"/>
      <w:r w:rsidRPr="003D73E2">
        <w:rPr>
          <w:rFonts w:ascii="Arial" w:hAnsi="Arial" w:cs="Arial"/>
        </w:rPr>
        <w:t xml:space="preserve"> </w:t>
      </w:r>
      <w:proofErr w:type="spellStart"/>
      <w:r w:rsidRPr="003D73E2">
        <w:rPr>
          <w:rFonts w:ascii="Arial" w:hAnsi="Arial" w:cs="Arial"/>
        </w:rPr>
        <w:t>vật</w:t>
      </w:r>
      <w:proofErr w:type="spellEnd"/>
      <w:r w:rsidRPr="003D73E2">
        <w:rPr>
          <w:rFonts w:ascii="Arial" w:hAnsi="Arial" w:cs="Arial"/>
        </w:rPr>
        <w:t xml:space="preserve"> </w:t>
      </w:r>
      <w:proofErr w:type="spellStart"/>
      <w:r w:rsidRPr="003D73E2">
        <w:rPr>
          <w:rFonts w:ascii="Arial" w:hAnsi="Arial" w:cs="Arial"/>
        </w:rPr>
        <w:t>liệu</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công</w:t>
      </w:r>
      <w:proofErr w:type="spellEnd"/>
      <w:r w:rsidRPr="003D73E2">
        <w:rPr>
          <w:rFonts w:ascii="Arial" w:hAnsi="Arial" w:cs="Arial"/>
        </w:rPr>
        <w:t xml:space="preserve"> </w:t>
      </w:r>
      <w:proofErr w:type="spellStart"/>
      <w:r w:rsidRPr="003D73E2">
        <w:rPr>
          <w:rFonts w:ascii="Arial" w:hAnsi="Arial" w:cs="Arial"/>
        </w:rPr>
        <w:t>nghệ</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xuất</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quá</w:t>
      </w:r>
      <w:proofErr w:type="spellEnd"/>
      <w:r w:rsidRPr="003D73E2">
        <w:rPr>
          <w:rFonts w:ascii="Arial" w:hAnsi="Arial" w:cs="Arial"/>
        </w:rPr>
        <w:t xml:space="preserve"> 100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Nếu</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là</w:t>
      </w:r>
      <w:proofErr w:type="spellEnd"/>
      <w:r w:rsidRPr="003D73E2">
        <w:rPr>
          <w:rFonts w:ascii="Arial" w:hAnsi="Arial" w:cs="Arial"/>
        </w:rPr>
        <w:t xml:space="preserve"> </w:t>
      </w:r>
      <w:proofErr w:type="spellStart"/>
      <w:r w:rsidRPr="003D73E2">
        <w:rPr>
          <w:rFonts w:ascii="Arial" w:hAnsi="Arial" w:cs="Arial"/>
        </w:rPr>
        <w:t>đơn</w:t>
      </w:r>
      <w:proofErr w:type="spellEnd"/>
      <w:r w:rsidRPr="003D73E2">
        <w:rPr>
          <w:rFonts w:ascii="Arial" w:hAnsi="Arial" w:cs="Arial"/>
        </w:rPr>
        <w:t xml:space="preserve"> </w:t>
      </w:r>
      <w:proofErr w:type="spellStart"/>
      <w:r w:rsidRPr="003D73E2">
        <w:rPr>
          <w:rFonts w:ascii="Arial" w:hAnsi="Arial" w:cs="Arial"/>
        </w:rPr>
        <w:t>chiếc</w:t>
      </w:r>
      <w:proofErr w:type="spellEnd"/>
      <w:r w:rsidRPr="003D73E2">
        <w:rPr>
          <w:rFonts w:ascii="Arial" w:hAnsi="Arial" w:cs="Arial"/>
        </w:rPr>
        <w:t xml:space="preserve"> </w:t>
      </w:r>
      <w:proofErr w:type="spellStart"/>
      <w:r w:rsidRPr="003D73E2">
        <w:rPr>
          <w:rFonts w:ascii="Arial" w:hAnsi="Arial" w:cs="Arial"/>
        </w:rPr>
        <w:t>thì</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đơn</w:t>
      </w:r>
      <w:proofErr w:type="spellEnd"/>
      <w:r w:rsidRPr="003D73E2">
        <w:rPr>
          <w:rFonts w:ascii="Arial" w:hAnsi="Arial" w:cs="Arial"/>
        </w:rPr>
        <w:t xml:space="preserve"> </w:t>
      </w:r>
      <w:proofErr w:type="spellStart"/>
      <w:r w:rsidRPr="003D73E2">
        <w:rPr>
          <w:rFonts w:ascii="Arial" w:hAnsi="Arial" w:cs="Arial"/>
        </w:rPr>
        <w:t>chiếc</w:t>
      </w:r>
      <w:proofErr w:type="spellEnd"/>
      <w:r w:rsidRPr="003D73E2">
        <w:rPr>
          <w:rFonts w:ascii="Arial" w:hAnsi="Arial" w:cs="Arial"/>
        </w:rPr>
        <w:t>.</w:t>
      </w:r>
    </w:p>
    <w:p w14:paraId="224AA748" w14:textId="77777777" w:rsidR="00CF2477" w:rsidRPr="003D73E2" w:rsidRDefault="00CF2477" w:rsidP="00007724">
      <w:pPr>
        <w:spacing w:after="120"/>
        <w:jc w:val="both"/>
        <w:rPr>
          <w:rFonts w:ascii="Arial" w:hAnsi="Arial" w:cs="Arial"/>
        </w:rPr>
      </w:pPr>
      <w:r w:rsidRPr="003D73E2">
        <w:rPr>
          <w:rFonts w:ascii="Arial" w:hAnsi="Arial" w:cs="Arial"/>
        </w:rPr>
        <w:t xml:space="preserve">- Các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trước</w:t>
      </w:r>
      <w:proofErr w:type="spellEnd"/>
      <w:r w:rsidRPr="003D73E2">
        <w:rPr>
          <w:rFonts w:ascii="Arial" w:hAnsi="Arial" w:cs="Arial"/>
        </w:rPr>
        <w:t xml:space="preserve"> </w:t>
      </w:r>
      <w:proofErr w:type="spellStart"/>
      <w:r w:rsidRPr="003D73E2">
        <w:rPr>
          <w:rFonts w:ascii="Arial" w:hAnsi="Arial" w:cs="Arial"/>
        </w:rPr>
        <w:t>khi</w:t>
      </w:r>
      <w:proofErr w:type="spellEnd"/>
      <w:r w:rsidRPr="003D73E2">
        <w:rPr>
          <w:rFonts w:ascii="Arial" w:hAnsi="Arial" w:cs="Arial"/>
        </w:rPr>
        <w:t xml:space="preserve"> </w:t>
      </w:r>
      <w:proofErr w:type="spellStart"/>
      <w:r w:rsidRPr="003D73E2">
        <w:rPr>
          <w:rFonts w:ascii="Arial" w:hAnsi="Arial" w:cs="Arial"/>
        </w:rPr>
        <w:t>xuất</w:t>
      </w:r>
      <w:proofErr w:type="spellEnd"/>
      <w:r w:rsidRPr="003D73E2">
        <w:rPr>
          <w:rFonts w:ascii="Arial" w:hAnsi="Arial" w:cs="Arial"/>
        </w:rPr>
        <w:t xml:space="preserve"> </w:t>
      </w:r>
      <w:proofErr w:type="spellStart"/>
      <w:r w:rsidRPr="003D73E2">
        <w:rPr>
          <w:rFonts w:ascii="Arial" w:hAnsi="Arial" w:cs="Arial"/>
        </w:rPr>
        <w:t>xưởng</w:t>
      </w:r>
      <w:proofErr w:type="spellEnd"/>
      <w:r w:rsidRPr="003D73E2">
        <w:rPr>
          <w:rFonts w:ascii="Arial" w:hAnsi="Arial" w:cs="Arial"/>
        </w:rPr>
        <w:t xml:space="preserve"> </w:t>
      </w:r>
      <w:proofErr w:type="spellStart"/>
      <w:r w:rsidRPr="003D73E2">
        <w:rPr>
          <w:rFonts w:ascii="Arial" w:hAnsi="Arial" w:cs="Arial"/>
        </w:rPr>
        <w:t>phải</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đầy</w:t>
      </w:r>
      <w:proofErr w:type="spellEnd"/>
      <w:r w:rsidRPr="003D73E2">
        <w:rPr>
          <w:rFonts w:ascii="Arial" w:hAnsi="Arial" w:cs="Arial"/>
        </w:rPr>
        <w:t xml:space="preserve"> </w:t>
      </w:r>
      <w:proofErr w:type="spellStart"/>
      <w:r w:rsidRPr="003D73E2">
        <w:rPr>
          <w:rFonts w:ascii="Arial" w:hAnsi="Arial" w:cs="Arial"/>
        </w:rPr>
        <w:t>đủ</w:t>
      </w:r>
      <w:proofErr w:type="spellEnd"/>
      <w:r w:rsidRPr="003D73E2">
        <w:rPr>
          <w:rFonts w:ascii="Arial" w:hAnsi="Arial" w:cs="Arial"/>
        </w:rPr>
        <w:t xml:space="preserve"> </w:t>
      </w:r>
      <w:proofErr w:type="spellStart"/>
      <w:r w:rsidRPr="003D73E2">
        <w:rPr>
          <w:rFonts w:ascii="Arial" w:hAnsi="Arial" w:cs="Arial"/>
        </w:rPr>
        <w:t>hồ</w:t>
      </w:r>
      <w:proofErr w:type="spellEnd"/>
      <w:r w:rsidRPr="003D73E2">
        <w:rPr>
          <w:rFonts w:ascii="Arial" w:hAnsi="Arial" w:cs="Arial"/>
        </w:rPr>
        <w:t xml:space="preserve"> </w:t>
      </w:r>
      <w:proofErr w:type="spellStart"/>
      <w:r w:rsidRPr="003D73E2">
        <w:rPr>
          <w:rFonts w:ascii="Arial" w:hAnsi="Arial" w:cs="Arial"/>
        </w:rPr>
        <w:t>sơ</w:t>
      </w:r>
      <w:proofErr w:type="spellEnd"/>
      <w:r w:rsidRPr="003D73E2">
        <w:rPr>
          <w:rFonts w:ascii="Arial" w:hAnsi="Arial" w:cs="Arial"/>
        </w:rPr>
        <w:t xml:space="preserve"> </w:t>
      </w:r>
      <w:proofErr w:type="spellStart"/>
      <w:r w:rsidRPr="003D73E2">
        <w:rPr>
          <w:rFonts w:ascii="Arial" w:hAnsi="Arial" w:cs="Arial"/>
        </w:rPr>
        <w:t>chứng</w:t>
      </w:r>
      <w:proofErr w:type="spellEnd"/>
      <w:r w:rsidRPr="003D73E2">
        <w:rPr>
          <w:rFonts w:ascii="Arial" w:hAnsi="Arial" w:cs="Arial"/>
        </w:rPr>
        <w:t xml:space="preserve"> </w:t>
      </w:r>
      <w:proofErr w:type="spellStart"/>
      <w:r w:rsidRPr="003D73E2">
        <w:rPr>
          <w:rFonts w:ascii="Arial" w:hAnsi="Arial" w:cs="Arial"/>
        </w:rPr>
        <w:t>chỉ</w:t>
      </w:r>
      <w:proofErr w:type="spellEnd"/>
      <w:r w:rsidRPr="003D73E2">
        <w:rPr>
          <w:rFonts w:ascii="Arial" w:hAnsi="Arial" w:cs="Arial"/>
        </w:rPr>
        <w:t xml:space="preserve"> </w:t>
      </w:r>
      <w:proofErr w:type="spellStart"/>
      <w:r w:rsidRPr="003D73E2">
        <w:rPr>
          <w:rFonts w:ascii="Arial" w:hAnsi="Arial" w:cs="Arial"/>
        </w:rPr>
        <w:t>chất</w:t>
      </w:r>
      <w:proofErr w:type="spellEnd"/>
      <w:r w:rsidRPr="003D73E2">
        <w:rPr>
          <w:rFonts w:ascii="Arial" w:hAnsi="Arial" w:cs="Arial"/>
        </w:rPr>
        <w:t xml:space="preserve"> </w:t>
      </w:r>
      <w:proofErr w:type="spellStart"/>
      <w:r w:rsidRPr="003D73E2">
        <w:rPr>
          <w:rFonts w:ascii="Arial" w:hAnsi="Arial" w:cs="Arial"/>
        </w:rPr>
        <w:t>lượng</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nơi</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xuất</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từng</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w:t>
      </w:r>
    </w:p>
    <w:p w14:paraId="25002F74" w14:textId="77777777" w:rsidR="00CF2477" w:rsidRPr="003D73E2" w:rsidRDefault="00CF2477" w:rsidP="00007724">
      <w:pPr>
        <w:spacing w:after="120"/>
        <w:jc w:val="both"/>
        <w:rPr>
          <w:rFonts w:ascii="Arial" w:hAnsi="Arial" w:cs="Arial"/>
          <w:b/>
          <w:bCs/>
          <w:i/>
          <w:iCs/>
        </w:rPr>
      </w:pPr>
      <w:r w:rsidRPr="003D73E2">
        <w:rPr>
          <w:rFonts w:ascii="Arial" w:hAnsi="Arial" w:cs="Arial"/>
          <w:b/>
          <w:bCs/>
        </w:rPr>
        <w:t xml:space="preserve">5.1. </w:t>
      </w:r>
      <w:proofErr w:type="spellStart"/>
      <w:r w:rsidRPr="003D73E2">
        <w:rPr>
          <w:rFonts w:ascii="Arial" w:hAnsi="Arial" w:cs="Arial"/>
          <w:b/>
          <w:bCs/>
          <w:i/>
          <w:iCs/>
        </w:rPr>
        <w:t>Kiểm</w:t>
      </w:r>
      <w:proofErr w:type="spellEnd"/>
      <w:r w:rsidRPr="003D73E2">
        <w:rPr>
          <w:rFonts w:ascii="Arial" w:hAnsi="Arial" w:cs="Arial"/>
          <w:b/>
          <w:bCs/>
          <w:i/>
          <w:iCs/>
        </w:rPr>
        <w:t xml:space="preserve"> </w:t>
      </w:r>
      <w:proofErr w:type="spellStart"/>
      <w:r w:rsidRPr="003D73E2">
        <w:rPr>
          <w:rFonts w:ascii="Arial" w:hAnsi="Arial" w:cs="Arial"/>
          <w:b/>
          <w:bCs/>
          <w:i/>
          <w:iCs/>
        </w:rPr>
        <w:t>tra</w:t>
      </w:r>
      <w:proofErr w:type="spellEnd"/>
      <w:r w:rsidRPr="003D73E2">
        <w:rPr>
          <w:rFonts w:ascii="Arial" w:hAnsi="Arial" w:cs="Arial"/>
          <w:b/>
          <w:bCs/>
          <w:i/>
          <w:iCs/>
        </w:rPr>
        <w:t xml:space="preserve"> </w:t>
      </w:r>
      <w:proofErr w:type="spellStart"/>
      <w:r w:rsidRPr="003D73E2">
        <w:rPr>
          <w:rFonts w:ascii="Arial" w:hAnsi="Arial" w:cs="Arial"/>
          <w:b/>
          <w:bCs/>
          <w:i/>
          <w:iCs/>
        </w:rPr>
        <w:t>ngoại</w:t>
      </w:r>
      <w:proofErr w:type="spellEnd"/>
      <w:r w:rsidRPr="003D73E2">
        <w:rPr>
          <w:rFonts w:ascii="Arial" w:hAnsi="Arial" w:cs="Arial"/>
          <w:b/>
          <w:bCs/>
          <w:i/>
          <w:iCs/>
        </w:rPr>
        <w:t xml:space="preserve"> </w:t>
      </w:r>
      <w:proofErr w:type="spellStart"/>
      <w:r w:rsidRPr="003D73E2">
        <w:rPr>
          <w:rFonts w:ascii="Arial" w:hAnsi="Arial" w:cs="Arial"/>
          <w:b/>
          <w:bCs/>
          <w:i/>
          <w:iCs/>
        </w:rPr>
        <w:t>quan</w:t>
      </w:r>
      <w:proofErr w:type="spellEnd"/>
      <w:r w:rsidRPr="003D73E2">
        <w:rPr>
          <w:rFonts w:ascii="Arial" w:hAnsi="Arial" w:cs="Arial"/>
          <w:b/>
          <w:bCs/>
          <w:i/>
          <w:iCs/>
        </w:rPr>
        <w:t xml:space="preserve">, </w:t>
      </w:r>
      <w:proofErr w:type="spellStart"/>
      <w:r w:rsidRPr="003D73E2">
        <w:rPr>
          <w:rFonts w:ascii="Arial" w:hAnsi="Arial" w:cs="Arial"/>
          <w:b/>
          <w:bCs/>
          <w:i/>
          <w:iCs/>
        </w:rPr>
        <w:t>khuyết</w:t>
      </w:r>
      <w:proofErr w:type="spellEnd"/>
      <w:r w:rsidRPr="003D73E2">
        <w:rPr>
          <w:rFonts w:ascii="Arial" w:hAnsi="Arial" w:cs="Arial"/>
          <w:b/>
          <w:bCs/>
          <w:i/>
          <w:iCs/>
        </w:rPr>
        <w:t xml:space="preserve"> </w:t>
      </w:r>
      <w:proofErr w:type="spellStart"/>
      <w:r w:rsidRPr="003D73E2">
        <w:rPr>
          <w:rFonts w:ascii="Arial" w:hAnsi="Arial" w:cs="Arial"/>
          <w:b/>
          <w:bCs/>
          <w:i/>
          <w:iCs/>
        </w:rPr>
        <w:t>tật</w:t>
      </w:r>
      <w:proofErr w:type="spellEnd"/>
      <w:r w:rsidRPr="003D73E2">
        <w:rPr>
          <w:rFonts w:ascii="Arial" w:hAnsi="Arial" w:cs="Arial"/>
          <w:b/>
          <w:bCs/>
          <w:i/>
          <w:iCs/>
        </w:rPr>
        <w:t xml:space="preserve">, </w:t>
      </w:r>
      <w:proofErr w:type="spellStart"/>
      <w:r w:rsidRPr="003D73E2">
        <w:rPr>
          <w:rFonts w:ascii="Arial" w:hAnsi="Arial" w:cs="Arial"/>
          <w:b/>
          <w:bCs/>
          <w:i/>
          <w:iCs/>
        </w:rPr>
        <w:t>nhãn</w:t>
      </w:r>
      <w:proofErr w:type="spellEnd"/>
      <w:r w:rsidRPr="003D73E2">
        <w:rPr>
          <w:rFonts w:ascii="Arial" w:hAnsi="Arial" w:cs="Arial"/>
          <w:b/>
          <w:bCs/>
          <w:i/>
          <w:iCs/>
        </w:rPr>
        <w:t xml:space="preserve"> </w:t>
      </w:r>
      <w:proofErr w:type="spellStart"/>
      <w:r w:rsidRPr="003D73E2">
        <w:rPr>
          <w:rFonts w:ascii="Arial" w:hAnsi="Arial" w:cs="Arial"/>
          <w:b/>
          <w:bCs/>
          <w:i/>
          <w:iCs/>
        </w:rPr>
        <w:t>mác</w:t>
      </w:r>
      <w:proofErr w:type="spellEnd"/>
    </w:p>
    <w:p w14:paraId="132934C2" w14:textId="77777777" w:rsidR="00CF2477" w:rsidRPr="003D73E2" w:rsidRDefault="00CF2477" w:rsidP="00007724">
      <w:pPr>
        <w:pStyle w:val="BodyText2"/>
        <w:spacing w:after="120"/>
        <w:rPr>
          <w:rFonts w:ascii="Arial" w:hAnsi="Arial" w:cs="Arial"/>
          <w:sz w:val="20"/>
        </w:rPr>
      </w:pPr>
      <w:r w:rsidRPr="003D73E2">
        <w:rPr>
          <w:rFonts w:ascii="Arial" w:hAnsi="Arial" w:cs="Arial"/>
          <w:sz w:val="20"/>
        </w:rPr>
        <w:t xml:space="preserve">Quan </w:t>
      </w:r>
      <w:proofErr w:type="spellStart"/>
      <w:r w:rsidRPr="003D73E2">
        <w:rPr>
          <w:rFonts w:ascii="Arial" w:hAnsi="Arial" w:cs="Arial"/>
          <w:sz w:val="20"/>
        </w:rPr>
        <w:t>sát</w:t>
      </w:r>
      <w:proofErr w:type="spellEnd"/>
      <w:r w:rsidRPr="003D73E2">
        <w:rPr>
          <w:rFonts w:ascii="Arial" w:hAnsi="Arial" w:cs="Arial"/>
          <w:sz w:val="20"/>
        </w:rPr>
        <w:t xml:space="preserve"> </w:t>
      </w:r>
      <w:proofErr w:type="spellStart"/>
      <w:r w:rsidRPr="003D73E2">
        <w:rPr>
          <w:rFonts w:ascii="Arial" w:hAnsi="Arial" w:cs="Arial"/>
          <w:sz w:val="20"/>
        </w:rPr>
        <w:t>bằng</w:t>
      </w:r>
      <w:proofErr w:type="spellEnd"/>
      <w:r w:rsidRPr="003D73E2">
        <w:rPr>
          <w:rFonts w:ascii="Arial" w:hAnsi="Arial" w:cs="Arial"/>
          <w:sz w:val="20"/>
        </w:rPr>
        <w:t xml:space="preserve"> </w:t>
      </w:r>
      <w:proofErr w:type="spellStart"/>
      <w:r w:rsidRPr="003D73E2">
        <w:rPr>
          <w:rFonts w:ascii="Arial" w:hAnsi="Arial" w:cs="Arial"/>
          <w:sz w:val="20"/>
        </w:rPr>
        <w:t>mắt</w:t>
      </w:r>
      <w:proofErr w:type="spellEnd"/>
      <w:r w:rsidRPr="003D73E2">
        <w:rPr>
          <w:rFonts w:ascii="Arial" w:hAnsi="Arial" w:cs="Arial"/>
          <w:sz w:val="20"/>
        </w:rPr>
        <w:t xml:space="preserve"> </w:t>
      </w:r>
      <w:proofErr w:type="spellStart"/>
      <w:r w:rsidRPr="003D73E2">
        <w:rPr>
          <w:rFonts w:ascii="Arial" w:hAnsi="Arial" w:cs="Arial"/>
          <w:sz w:val="20"/>
        </w:rPr>
        <w:t>thường</w:t>
      </w:r>
      <w:proofErr w:type="spellEnd"/>
      <w:r w:rsidRPr="003D73E2">
        <w:rPr>
          <w:rFonts w:ascii="Arial" w:hAnsi="Arial" w:cs="Arial"/>
          <w:sz w:val="20"/>
        </w:rPr>
        <w:t xml:space="preserve"> </w:t>
      </w:r>
      <w:proofErr w:type="spellStart"/>
      <w:r w:rsidRPr="003D73E2">
        <w:rPr>
          <w:rFonts w:ascii="Arial" w:hAnsi="Arial" w:cs="Arial"/>
          <w:sz w:val="20"/>
        </w:rPr>
        <w:t>để</w:t>
      </w:r>
      <w:proofErr w:type="spellEnd"/>
      <w:r w:rsidRPr="003D73E2">
        <w:rPr>
          <w:rFonts w:ascii="Arial" w:hAnsi="Arial" w:cs="Arial"/>
          <w:sz w:val="20"/>
        </w:rPr>
        <w:t xml:space="preserve"> </w:t>
      </w:r>
      <w:proofErr w:type="spellStart"/>
      <w:r w:rsidRPr="003D73E2">
        <w:rPr>
          <w:rFonts w:ascii="Arial" w:hAnsi="Arial" w:cs="Arial"/>
          <w:sz w:val="20"/>
        </w:rPr>
        <w:t>kiểm</w:t>
      </w:r>
      <w:proofErr w:type="spellEnd"/>
      <w:r w:rsidRPr="003D73E2">
        <w:rPr>
          <w:rFonts w:ascii="Arial" w:hAnsi="Arial" w:cs="Arial"/>
          <w:sz w:val="20"/>
        </w:rPr>
        <w:t xml:space="preserve"> </w:t>
      </w:r>
      <w:proofErr w:type="spellStart"/>
      <w:r w:rsidRPr="003D73E2">
        <w:rPr>
          <w:rFonts w:ascii="Arial" w:hAnsi="Arial" w:cs="Arial"/>
          <w:sz w:val="20"/>
        </w:rPr>
        <w:t>tra</w:t>
      </w:r>
      <w:proofErr w:type="spellEnd"/>
      <w:r w:rsidRPr="003D73E2">
        <w:rPr>
          <w:rFonts w:ascii="Arial" w:hAnsi="Arial" w:cs="Arial"/>
          <w:sz w:val="20"/>
        </w:rPr>
        <w:t xml:space="preserve"> </w:t>
      </w:r>
      <w:proofErr w:type="spellStart"/>
      <w:r w:rsidRPr="003D73E2">
        <w:rPr>
          <w:rFonts w:ascii="Arial" w:hAnsi="Arial" w:cs="Arial"/>
          <w:sz w:val="20"/>
        </w:rPr>
        <w:t>màu</w:t>
      </w:r>
      <w:proofErr w:type="spellEnd"/>
      <w:r w:rsidRPr="003D73E2">
        <w:rPr>
          <w:rFonts w:ascii="Arial" w:hAnsi="Arial" w:cs="Arial"/>
          <w:sz w:val="20"/>
        </w:rPr>
        <w:t xml:space="preserve"> </w:t>
      </w:r>
      <w:proofErr w:type="spellStart"/>
      <w:r w:rsidRPr="003D73E2">
        <w:rPr>
          <w:rFonts w:ascii="Arial" w:hAnsi="Arial" w:cs="Arial"/>
          <w:sz w:val="20"/>
        </w:rPr>
        <w:t>sắc</w:t>
      </w:r>
      <w:proofErr w:type="spellEnd"/>
      <w:r w:rsidRPr="003D73E2">
        <w:rPr>
          <w:rFonts w:ascii="Arial" w:hAnsi="Arial" w:cs="Arial"/>
          <w:sz w:val="20"/>
        </w:rPr>
        <w:t xml:space="preserve">, </w:t>
      </w:r>
      <w:proofErr w:type="spellStart"/>
      <w:r w:rsidRPr="003D73E2">
        <w:rPr>
          <w:rFonts w:ascii="Arial" w:hAnsi="Arial" w:cs="Arial"/>
          <w:sz w:val="20"/>
        </w:rPr>
        <w:t>và</w:t>
      </w:r>
      <w:proofErr w:type="spellEnd"/>
      <w:r w:rsidRPr="003D73E2">
        <w:rPr>
          <w:rFonts w:ascii="Arial" w:hAnsi="Arial" w:cs="Arial"/>
          <w:sz w:val="20"/>
        </w:rPr>
        <w:t xml:space="preserve"> </w:t>
      </w:r>
      <w:proofErr w:type="spellStart"/>
      <w:r w:rsidRPr="003D73E2">
        <w:rPr>
          <w:rFonts w:ascii="Arial" w:hAnsi="Arial" w:cs="Arial"/>
          <w:sz w:val="20"/>
        </w:rPr>
        <w:t>phát</w:t>
      </w:r>
      <w:proofErr w:type="spellEnd"/>
      <w:r w:rsidRPr="003D73E2">
        <w:rPr>
          <w:rFonts w:ascii="Arial" w:hAnsi="Arial" w:cs="Arial"/>
          <w:sz w:val="20"/>
        </w:rPr>
        <w:t xml:space="preserve"> </w:t>
      </w:r>
      <w:proofErr w:type="spellStart"/>
      <w:r w:rsidRPr="003D73E2">
        <w:rPr>
          <w:rFonts w:ascii="Arial" w:hAnsi="Arial" w:cs="Arial"/>
          <w:sz w:val="20"/>
        </w:rPr>
        <w:t>hiện</w:t>
      </w:r>
      <w:proofErr w:type="spellEnd"/>
      <w:r w:rsidRPr="003D73E2">
        <w:rPr>
          <w:rFonts w:ascii="Arial" w:hAnsi="Arial" w:cs="Arial"/>
          <w:sz w:val="20"/>
        </w:rPr>
        <w:t xml:space="preserve"> </w:t>
      </w:r>
      <w:proofErr w:type="spellStart"/>
      <w:r w:rsidRPr="003D73E2">
        <w:rPr>
          <w:rFonts w:ascii="Arial" w:hAnsi="Arial" w:cs="Arial"/>
          <w:sz w:val="20"/>
        </w:rPr>
        <w:t>các</w:t>
      </w:r>
      <w:proofErr w:type="spellEnd"/>
      <w:r w:rsidRPr="003D73E2">
        <w:rPr>
          <w:rFonts w:ascii="Arial" w:hAnsi="Arial" w:cs="Arial"/>
          <w:sz w:val="20"/>
        </w:rPr>
        <w:t xml:space="preserve"> </w:t>
      </w:r>
      <w:proofErr w:type="spellStart"/>
      <w:r w:rsidRPr="003D73E2">
        <w:rPr>
          <w:rFonts w:ascii="Arial" w:hAnsi="Arial" w:cs="Arial"/>
          <w:sz w:val="20"/>
        </w:rPr>
        <w:t>sai</w:t>
      </w:r>
      <w:proofErr w:type="spellEnd"/>
      <w:r w:rsidRPr="003D73E2">
        <w:rPr>
          <w:rFonts w:ascii="Arial" w:hAnsi="Arial" w:cs="Arial"/>
          <w:sz w:val="20"/>
        </w:rPr>
        <w:t xml:space="preserve"> </w:t>
      </w:r>
      <w:proofErr w:type="spellStart"/>
      <w:r w:rsidRPr="003D73E2">
        <w:rPr>
          <w:rFonts w:ascii="Arial" w:hAnsi="Arial" w:cs="Arial"/>
          <w:sz w:val="20"/>
        </w:rPr>
        <w:t>sót</w:t>
      </w:r>
      <w:proofErr w:type="spellEnd"/>
      <w:r w:rsidRPr="003D73E2">
        <w:rPr>
          <w:rFonts w:ascii="Arial" w:hAnsi="Arial" w:cs="Arial"/>
          <w:sz w:val="20"/>
        </w:rPr>
        <w:t xml:space="preserve"> </w:t>
      </w:r>
      <w:proofErr w:type="spellStart"/>
      <w:r w:rsidRPr="003D73E2">
        <w:rPr>
          <w:rFonts w:ascii="Arial" w:hAnsi="Arial" w:cs="Arial"/>
          <w:sz w:val="20"/>
        </w:rPr>
        <w:t>trên</w:t>
      </w:r>
      <w:proofErr w:type="spellEnd"/>
      <w:r w:rsidRPr="003D73E2">
        <w:rPr>
          <w:rFonts w:ascii="Arial" w:hAnsi="Arial" w:cs="Arial"/>
          <w:sz w:val="20"/>
        </w:rPr>
        <w:t xml:space="preserve"> </w:t>
      </w:r>
      <w:proofErr w:type="spellStart"/>
      <w:r w:rsidRPr="003D73E2">
        <w:rPr>
          <w:rFonts w:ascii="Arial" w:hAnsi="Arial" w:cs="Arial"/>
          <w:sz w:val="20"/>
        </w:rPr>
        <w:t>bề</w:t>
      </w:r>
      <w:proofErr w:type="spellEnd"/>
      <w:r w:rsidRPr="003D73E2">
        <w:rPr>
          <w:rFonts w:ascii="Arial" w:hAnsi="Arial" w:cs="Arial"/>
          <w:sz w:val="20"/>
        </w:rPr>
        <w:t xml:space="preserve"> </w:t>
      </w:r>
      <w:proofErr w:type="spellStart"/>
      <w:r w:rsidRPr="003D73E2">
        <w:rPr>
          <w:rFonts w:ascii="Arial" w:hAnsi="Arial" w:cs="Arial"/>
          <w:sz w:val="20"/>
        </w:rPr>
        <w:t>mặt</w:t>
      </w:r>
      <w:proofErr w:type="spellEnd"/>
      <w:r w:rsidRPr="003D73E2">
        <w:rPr>
          <w:rFonts w:ascii="Arial" w:hAnsi="Arial" w:cs="Arial"/>
          <w:sz w:val="20"/>
        </w:rPr>
        <w:t xml:space="preserve">, </w:t>
      </w:r>
      <w:proofErr w:type="spellStart"/>
      <w:r w:rsidRPr="003D73E2">
        <w:rPr>
          <w:rFonts w:ascii="Arial" w:hAnsi="Arial" w:cs="Arial"/>
          <w:sz w:val="20"/>
        </w:rPr>
        <w:t>hình</w:t>
      </w:r>
      <w:proofErr w:type="spellEnd"/>
      <w:r w:rsidRPr="003D73E2">
        <w:rPr>
          <w:rFonts w:ascii="Arial" w:hAnsi="Arial" w:cs="Arial"/>
          <w:sz w:val="20"/>
        </w:rPr>
        <w:t xml:space="preserve"> </w:t>
      </w:r>
      <w:proofErr w:type="spellStart"/>
      <w:r w:rsidRPr="003D73E2">
        <w:rPr>
          <w:rFonts w:ascii="Arial" w:hAnsi="Arial" w:cs="Arial"/>
          <w:sz w:val="20"/>
        </w:rPr>
        <w:t>dáng</w:t>
      </w:r>
      <w:proofErr w:type="spellEnd"/>
      <w:r w:rsidRPr="003D73E2">
        <w:rPr>
          <w:rFonts w:ascii="Arial" w:hAnsi="Arial" w:cs="Arial"/>
          <w:sz w:val="20"/>
        </w:rPr>
        <w:t xml:space="preserve"> </w:t>
      </w:r>
      <w:proofErr w:type="spellStart"/>
      <w:r w:rsidRPr="003D73E2">
        <w:rPr>
          <w:rFonts w:ascii="Arial" w:hAnsi="Arial" w:cs="Arial"/>
          <w:sz w:val="20"/>
        </w:rPr>
        <w:t>sản</w:t>
      </w:r>
      <w:proofErr w:type="spellEnd"/>
      <w:r w:rsidRPr="003D73E2">
        <w:rPr>
          <w:rFonts w:ascii="Arial" w:hAnsi="Arial" w:cs="Arial"/>
          <w:sz w:val="20"/>
        </w:rPr>
        <w:t xml:space="preserve"> </w:t>
      </w:r>
      <w:proofErr w:type="spellStart"/>
      <w:r w:rsidRPr="003D73E2">
        <w:rPr>
          <w:rFonts w:ascii="Arial" w:hAnsi="Arial" w:cs="Arial"/>
          <w:sz w:val="20"/>
        </w:rPr>
        <w:t>phẩm</w:t>
      </w:r>
      <w:proofErr w:type="spellEnd"/>
      <w:r w:rsidRPr="003D73E2">
        <w:rPr>
          <w:rFonts w:ascii="Arial" w:hAnsi="Arial" w:cs="Arial"/>
          <w:sz w:val="20"/>
        </w:rPr>
        <w:t xml:space="preserve">. </w:t>
      </w:r>
      <w:proofErr w:type="spellStart"/>
      <w:r w:rsidRPr="003D73E2">
        <w:rPr>
          <w:rFonts w:ascii="Arial" w:hAnsi="Arial" w:cs="Arial"/>
          <w:sz w:val="20"/>
        </w:rPr>
        <w:t>Chỉ</w:t>
      </w:r>
      <w:proofErr w:type="spellEnd"/>
      <w:r w:rsidRPr="003D73E2">
        <w:rPr>
          <w:rFonts w:ascii="Arial" w:hAnsi="Arial" w:cs="Arial"/>
          <w:sz w:val="20"/>
        </w:rPr>
        <w:t xml:space="preserve"> </w:t>
      </w:r>
      <w:proofErr w:type="spellStart"/>
      <w:r w:rsidRPr="003D73E2">
        <w:rPr>
          <w:rFonts w:ascii="Arial" w:hAnsi="Arial" w:cs="Arial"/>
          <w:sz w:val="20"/>
        </w:rPr>
        <w:t>tiêu</w:t>
      </w:r>
      <w:proofErr w:type="spellEnd"/>
      <w:r w:rsidRPr="003D73E2">
        <w:rPr>
          <w:rFonts w:ascii="Arial" w:hAnsi="Arial" w:cs="Arial"/>
          <w:sz w:val="20"/>
        </w:rPr>
        <w:t xml:space="preserve"> </w:t>
      </w:r>
      <w:proofErr w:type="spellStart"/>
      <w:r w:rsidRPr="003D73E2">
        <w:rPr>
          <w:rFonts w:ascii="Arial" w:hAnsi="Arial" w:cs="Arial"/>
          <w:sz w:val="20"/>
        </w:rPr>
        <w:t>này</w:t>
      </w:r>
      <w:proofErr w:type="spellEnd"/>
      <w:r w:rsidRPr="003D73E2">
        <w:rPr>
          <w:rFonts w:ascii="Arial" w:hAnsi="Arial" w:cs="Arial"/>
          <w:sz w:val="20"/>
        </w:rPr>
        <w:t xml:space="preserve"> </w:t>
      </w:r>
      <w:proofErr w:type="spellStart"/>
      <w:r w:rsidRPr="003D73E2">
        <w:rPr>
          <w:rFonts w:ascii="Arial" w:hAnsi="Arial" w:cs="Arial"/>
          <w:sz w:val="20"/>
        </w:rPr>
        <w:t>áp</w:t>
      </w:r>
      <w:proofErr w:type="spellEnd"/>
      <w:r w:rsidRPr="003D73E2">
        <w:rPr>
          <w:rFonts w:ascii="Arial" w:hAnsi="Arial" w:cs="Arial"/>
          <w:sz w:val="20"/>
        </w:rPr>
        <w:t xml:space="preserve"> </w:t>
      </w:r>
      <w:proofErr w:type="spellStart"/>
      <w:r w:rsidRPr="003D73E2">
        <w:rPr>
          <w:rFonts w:ascii="Arial" w:hAnsi="Arial" w:cs="Arial"/>
          <w:sz w:val="20"/>
        </w:rPr>
        <w:t>dụng</w:t>
      </w:r>
      <w:proofErr w:type="spellEnd"/>
      <w:r w:rsidRPr="003D73E2">
        <w:rPr>
          <w:rFonts w:ascii="Arial" w:hAnsi="Arial" w:cs="Arial"/>
          <w:sz w:val="20"/>
        </w:rPr>
        <w:t xml:space="preserve"> </w:t>
      </w:r>
      <w:proofErr w:type="spellStart"/>
      <w:r w:rsidRPr="003D73E2">
        <w:rPr>
          <w:rFonts w:ascii="Arial" w:hAnsi="Arial" w:cs="Arial"/>
          <w:sz w:val="20"/>
        </w:rPr>
        <w:t>kiểm</w:t>
      </w:r>
      <w:proofErr w:type="spellEnd"/>
      <w:r w:rsidRPr="003D73E2">
        <w:rPr>
          <w:rFonts w:ascii="Arial" w:hAnsi="Arial" w:cs="Arial"/>
          <w:sz w:val="20"/>
        </w:rPr>
        <w:t xml:space="preserve"> </w:t>
      </w:r>
      <w:proofErr w:type="spellStart"/>
      <w:r w:rsidRPr="003D73E2">
        <w:rPr>
          <w:rFonts w:ascii="Arial" w:hAnsi="Arial" w:cs="Arial"/>
          <w:sz w:val="20"/>
        </w:rPr>
        <w:t>tra</w:t>
      </w:r>
      <w:proofErr w:type="spellEnd"/>
      <w:r w:rsidRPr="003D73E2">
        <w:rPr>
          <w:rFonts w:ascii="Arial" w:hAnsi="Arial" w:cs="Arial"/>
          <w:sz w:val="20"/>
        </w:rPr>
        <w:t xml:space="preserve"> </w:t>
      </w:r>
      <w:proofErr w:type="spellStart"/>
      <w:r w:rsidRPr="003D73E2">
        <w:rPr>
          <w:rFonts w:ascii="Arial" w:hAnsi="Arial" w:cs="Arial"/>
          <w:sz w:val="20"/>
        </w:rPr>
        <w:t>cho</w:t>
      </w:r>
      <w:proofErr w:type="spellEnd"/>
      <w:r w:rsidRPr="003D73E2">
        <w:rPr>
          <w:rFonts w:ascii="Arial" w:hAnsi="Arial" w:cs="Arial"/>
          <w:sz w:val="20"/>
        </w:rPr>
        <w:t xml:space="preserve"> </w:t>
      </w:r>
      <w:proofErr w:type="spellStart"/>
      <w:r w:rsidRPr="003D73E2">
        <w:rPr>
          <w:rFonts w:ascii="Arial" w:hAnsi="Arial" w:cs="Arial"/>
          <w:sz w:val="20"/>
        </w:rPr>
        <w:t>tất</w:t>
      </w:r>
      <w:proofErr w:type="spellEnd"/>
      <w:r w:rsidRPr="003D73E2">
        <w:rPr>
          <w:rFonts w:ascii="Arial" w:hAnsi="Arial" w:cs="Arial"/>
          <w:sz w:val="20"/>
        </w:rPr>
        <w:t xml:space="preserve"> </w:t>
      </w:r>
      <w:proofErr w:type="spellStart"/>
      <w:r w:rsidRPr="003D73E2">
        <w:rPr>
          <w:rFonts w:ascii="Arial" w:hAnsi="Arial" w:cs="Arial"/>
          <w:sz w:val="20"/>
        </w:rPr>
        <w:t>cả</w:t>
      </w:r>
      <w:proofErr w:type="spellEnd"/>
      <w:r w:rsidRPr="003D73E2">
        <w:rPr>
          <w:rFonts w:ascii="Arial" w:hAnsi="Arial" w:cs="Arial"/>
          <w:sz w:val="20"/>
        </w:rPr>
        <w:t xml:space="preserve"> </w:t>
      </w:r>
      <w:proofErr w:type="spellStart"/>
      <w:r w:rsidRPr="003D73E2">
        <w:rPr>
          <w:rFonts w:ascii="Arial" w:hAnsi="Arial" w:cs="Arial"/>
          <w:sz w:val="20"/>
        </w:rPr>
        <w:t>các</w:t>
      </w:r>
      <w:proofErr w:type="spellEnd"/>
      <w:r w:rsidRPr="003D73E2">
        <w:rPr>
          <w:rFonts w:ascii="Arial" w:hAnsi="Arial" w:cs="Arial"/>
          <w:sz w:val="20"/>
        </w:rPr>
        <w:t xml:space="preserve"> </w:t>
      </w:r>
      <w:proofErr w:type="spellStart"/>
      <w:r w:rsidRPr="003D73E2">
        <w:rPr>
          <w:rFonts w:ascii="Arial" w:hAnsi="Arial" w:cs="Arial"/>
          <w:sz w:val="20"/>
        </w:rPr>
        <w:t>sản</w:t>
      </w:r>
      <w:proofErr w:type="spellEnd"/>
      <w:r w:rsidRPr="003D73E2">
        <w:rPr>
          <w:rFonts w:ascii="Arial" w:hAnsi="Arial" w:cs="Arial"/>
          <w:sz w:val="20"/>
        </w:rPr>
        <w:t xml:space="preserve"> </w:t>
      </w:r>
      <w:proofErr w:type="spellStart"/>
      <w:r w:rsidRPr="003D73E2">
        <w:rPr>
          <w:rFonts w:ascii="Arial" w:hAnsi="Arial" w:cs="Arial"/>
          <w:sz w:val="20"/>
        </w:rPr>
        <w:t>phẩm</w:t>
      </w:r>
      <w:proofErr w:type="spellEnd"/>
      <w:r w:rsidRPr="003D73E2">
        <w:rPr>
          <w:rFonts w:ascii="Arial" w:hAnsi="Arial" w:cs="Arial"/>
          <w:sz w:val="20"/>
        </w:rPr>
        <w:t xml:space="preserve"> </w:t>
      </w:r>
      <w:proofErr w:type="spellStart"/>
      <w:r w:rsidRPr="003D73E2">
        <w:rPr>
          <w:rFonts w:ascii="Arial" w:hAnsi="Arial" w:cs="Arial"/>
          <w:sz w:val="20"/>
        </w:rPr>
        <w:t>trong</w:t>
      </w:r>
      <w:proofErr w:type="spellEnd"/>
      <w:r w:rsidRPr="003D73E2">
        <w:rPr>
          <w:rFonts w:ascii="Arial" w:hAnsi="Arial" w:cs="Arial"/>
          <w:sz w:val="20"/>
        </w:rPr>
        <w:t xml:space="preserve"> </w:t>
      </w:r>
      <w:proofErr w:type="spellStart"/>
      <w:r w:rsidRPr="003D73E2">
        <w:rPr>
          <w:rFonts w:ascii="Arial" w:hAnsi="Arial" w:cs="Arial"/>
          <w:sz w:val="20"/>
        </w:rPr>
        <w:t>lô</w:t>
      </w:r>
      <w:proofErr w:type="spellEnd"/>
      <w:r w:rsidRPr="003D73E2">
        <w:rPr>
          <w:rFonts w:ascii="Arial" w:hAnsi="Arial" w:cs="Arial"/>
          <w:sz w:val="20"/>
        </w:rPr>
        <w:t xml:space="preserve">. Khi </w:t>
      </w:r>
      <w:proofErr w:type="spellStart"/>
      <w:r w:rsidRPr="003D73E2">
        <w:rPr>
          <w:rFonts w:ascii="Arial" w:hAnsi="Arial" w:cs="Arial"/>
          <w:sz w:val="20"/>
        </w:rPr>
        <w:t>phát</w:t>
      </w:r>
      <w:proofErr w:type="spellEnd"/>
      <w:r w:rsidRPr="003D73E2">
        <w:rPr>
          <w:rFonts w:ascii="Arial" w:hAnsi="Arial" w:cs="Arial"/>
          <w:sz w:val="20"/>
        </w:rPr>
        <w:t xml:space="preserve"> </w:t>
      </w:r>
      <w:proofErr w:type="spellStart"/>
      <w:r w:rsidRPr="003D73E2">
        <w:rPr>
          <w:rFonts w:ascii="Arial" w:hAnsi="Arial" w:cs="Arial"/>
          <w:sz w:val="20"/>
        </w:rPr>
        <w:t>hiện</w:t>
      </w:r>
      <w:proofErr w:type="spellEnd"/>
      <w:r w:rsidRPr="003D73E2">
        <w:rPr>
          <w:rFonts w:ascii="Arial" w:hAnsi="Arial" w:cs="Arial"/>
          <w:sz w:val="20"/>
        </w:rPr>
        <w:t xml:space="preserve"> </w:t>
      </w:r>
      <w:proofErr w:type="spellStart"/>
      <w:r w:rsidRPr="003D73E2">
        <w:rPr>
          <w:rFonts w:ascii="Arial" w:hAnsi="Arial" w:cs="Arial"/>
          <w:sz w:val="20"/>
        </w:rPr>
        <w:t>sản</w:t>
      </w:r>
      <w:proofErr w:type="spellEnd"/>
      <w:r w:rsidRPr="003D73E2">
        <w:rPr>
          <w:rFonts w:ascii="Arial" w:hAnsi="Arial" w:cs="Arial"/>
          <w:sz w:val="20"/>
        </w:rPr>
        <w:t xml:space="preserve"> </w:t>
      </w:r>
      <w:proofErr w:type="spellStart"/>
      <w:r w:rsidRPr="003D73E2">
        <w:rPr>
          <w:rFonts w:ascii="Arial" w:hAnsi="Arial" w:cs="Arial"/>
          <w:sz w:val="20"/>
        </w:rPr>
        <w:t>phẩm</w:t>
      </w:r>
      <w:proofErr w:type="spellEnd"/>
      <w:r w:rsidRPr="003D73E2">
        <w:rPr>
          <w:rFonts w:ascii="Arial" w:hAnsi="Arial" w:cs="Arial"/>
          <w:sz w:val="20"/>
        </w:rPr>
        <w:t xml:space="preserve"> </w:t>
      </w:r>
      <w:proofErr w:type="spellStart"/>
      <w:r w:rsidRPr="003D73E2">
        <w:rPr>
          <w:rFonts w:ascii="Arial" w:hAnsi="Arial" w:cs="Arial"/>
          <w:sz w:val="20"/>
        </w:rPr>
        <w:t>có</w:t>
      </w:r>
      <w:proofErr w:type="spellEnd"/>
      <w:r w:rsidRPr="003D73E2">
        <w:rPr>
          <w:rFonts w:ascii="Arial" w:hAnsi="Arial" w:cs="Arial"/>
          <w:sz w:val="20"/>
        </w:rPr>
        <w:t xml:space="preserve"> </w:t>
      </w:r>
      <w:proofErr w:type="spellStart"/>
      <w:r w:rsidRPr="003D73E2">
        <w:rPr>
          <w:rFonts w:ascii="Arial" w:hAnsi="Arial" w:cs="Arial"/>
          <w:sz w:val="20"/>
        </w:rPr>
        <w:t>khuyết</w:t>
      </w:r>
      <w:proofErr w:type="spellEnd"/>
      <w:r w:rsidRPr="003D73E2">
        <w:rPr>
          <w:rFonts w:ascii="Arial" w:hAnsi="Arial" w:cs="Arial"/>
          <w:sz w:val="20"/>
        </w:rPr>
        <w:t xml:space="preserve"> </w:t>
      </w:r>
      <w:proofErr w:type="spellStart"/>
      <w:r w:rsidRPr="003D73E2">
        <w:rPr>
          <w:rFonts w:ascii="Arial" w:hAnsi="Arial" w:cs="Arial"/>
          <w:sz w:val="20"/>
        </w:rPr>
        <w:t>tật</w:t>
      </w:r>
      <w:proofErr w:type="spellEnd"/>
      <w:r w:rsidRPr="003D73E2">
        <w:rPr>
          <w:rFonts w:ascii="Arial" w:hAnsi="Arial" w:cs="Arial"/>
          <w:sz w:val="20"/>
        </w:rPr>
        <w:t xml:space="preserve"> </w:t>
      </w:r>
      <w:proofErr w:type="spellStart"/>
      <w:r w:rsidRPr="003D73E2">
        <w:rPr>
          <w:rFonts w:ascii="Arial" w:hAnsi="Arial" w:cs="Arial"/>
          <w:sz w:val="20"/>
        </w:rPr>
        <w:t>thì</w:t>
      </w:r>
      <w:proofErr w:type="spellEnd"/>
      <w:r w:rsidRPr="003D73E2">
        <w:rPr>
          <w:rFonts w:ascii="Arial" w:hAnsi="Arial" w:cs="Arial"/>
          <w:sz w:val="20"/>
        </w:rPr>
        <w:t xml:space="preserve"> </w:t>
      </w:r>
      <w:proofErr w:type="spellStart"/>
      <w:r w:rsidRPr="003D73E2">
        <w:rPr>
          <w:rFonts w:ascii="Arial" w:hAnsi="Arial" w:cs="Arial"/>
          <w:sz w:val="20"/>
        </w:rPr>
        <w:t>tiến</w:t>
      </w:r>
      <w:proofErr w:type="spellEnd"/>
      <w:r w:rsidRPr="003D73E2">
        <w:rPr>
          <w:rFonts w:ascii="Arial" w:hAnsi="Arial" w:cs="Arial"/>
          <w:sz w:val="20"/>
        </w:rPr>
        <w:t xml:space="preserve"> </w:t>
      </w:r>
      <w:proofErr w:type="spellStart"/>
      <w:r w:rsidRPr="003D73E2">
        <w:rPr>
          <w:rFonts w:ascii="Arial" w:hAnsi="Arial" w:cs="Arial"/>
          <w:sz w:val="20"/>
        </w:rPr>
        <w:t>hành</w:t>
      </w:r>
      <w:proofErr w:type="spellEnd"/>
      <w:r w:rsidRPr="003D73E2">
        <w:rPr>
          <w:rFonts w:ascii="Arial" w:hAnsi="Arial" w:cs="Arial"/>
          <w:sz w:val="20"/>
        </w:rPr>
        <w:t xml:space="preserve"> </w:t>
      </w:r>
      <w:proofErr w:type="spellStart"/>
      <w:r w:rsidRPr="003D73E2">
        <w:rPr>
          <w:rFonts w:ascii="Arial" w:hAnsi="Arial" w:cs="Arial"/>
          <w:sz w:val="20"/>
        </w:rPr>
        <w:t>kiểm</w:t>
      </w:r>
      <w:proofErr w:type="spellEnd"/>
      <w:r w:rsidRPr="003D73E2">
        <w:rPr>
          <w:rFonts w:ascii="Arial" w:hAnsi="Arial" w:cs="Arial"/>
          <w:sz w:val="20"/>
        </w:rPr>
        <w:t xml:space="preserve"> </w:t>
      </w:r>
      <w:proofErr w:type="spellStart"/>
      <w:r w:rsidRPr="003D73E2">
        <w:rPr>
          <w:rFonts w:ascii="Arial" w:hAnsi="Arial" w:cs="Arial"/>
          <w:sz w:val="20"/>
        </w:rPr>
        <w:t>tra</w:t>
      </w:r>
      <w:proofErr w:type="spellEnd"/>
      <w:r w:rsidRPr="003D73E2">
        <w:rPr>
          <w:rFonts w:ascii="Arial" w:hAnsi="Arial" w:cs="Arial"/>
          <w:sz w:val="20"/>
        </w:rPr>
        <w:t xml:space="preserve"> </w:t>
      </w:r>
      <w:proofErr w:type="spellStart"/>
      <w:r w:rsidRPr="003D73E2">
        <w:rPr>
          <w:rFonts w:ascii="Arial" w:hAnsi="Arial" w:cs="Arial"/>
          <w:sz w:val="20"/>
        </w:rPr>
        <w:t>như</w:t>
      </w:r>
      <w:proofErr w:type="spellEnd"/>
      <w:r w:rsidRPr="003D73E2">
        <w:rPr>
          <w:rFonts w:ascii="Arial" w:hAnsi="Arial" w:cs="Arial"/>
          <w:sz w:val="20"/>
        </w:rPr>
        <w:t xml:space="preserve"> </w:t>
      </w:r>
      <w:proofErr w:type="spellStart"/>
      <w:r w:rsidRPr="003D73E2">
        <w:rPr>
          <w:rFonts w:ascii="Arial" w:hAnsi="Arial" w:cs="Arial"/>
          <w:sz w:val="20"/>
        </w:rPr>
        <w:t>sau</w:t>
      </w:r>
      <w:proofErr w:type="spellEnd"/>
      <w:r w:rsidRPr="003D73E2">
        <w:rPr>
          <w:rFonts w:ascii="Arial" w:hAnsi="Arial" w:cs="Arial"/>
          <w:sz w:val="20"/>
        </w:rPr>
        <w:t>:</w:t>
      </w:r>
    </w:p>
    <w:p w14:paraId="2ED9B21F"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5.1.1. </w:t>
      </w:r>
      <w:proofErr w:type="spellStart"/>
      <w:r w:rsidRPr="003D73E2">
        <w:rPr>
          <w:rFonts w:ascii="Arial" w:hAnsi="Arial" w:cs="Arial"/>
          <w:b/>
          <w:bCs/>
          <w:i/>
          <w:iCs/>
        </w:rPr>
        <w:t>Dụng</w:t>
      </w:r>
      <w:proofErr w:type="spellEnd"/>
      <w:r w:rsidRPr="003D73E2">
        <w:rPr>
          <w:rFonts w:ascii="Arial" w:hAnsi="Arial" w:cs="Arial"/>
          <w:b/>
          <w:bCs/>
          <w:i/>
          <w:iCs/>
        </w:rPr>
        <w:t xml:space="preserve"> </w:t>
      </w:r>
      <w:proofErr w:type="spellStart"/>
      <w:r w:rsidRPr="003D73E2">
        <w:rPr>
          <w:rFonts w:ascii="Arial" w:hAnsi="Arial" w:cs="Arial"/>
          <w:b/>
          <w:bCs/>
          <w:i/>
          <w:iCs/>
        </w:rPr>
        <w:t>cụ</w:t>
      </w:r>
      <w:proofErr w:type="spellEnd"/>
      <w:r w:rsidRPr="003D73E2">
        <w:rPr>
          <w:rFonts w:ascii="Arial" w:hAnsi="Arial" w:cs="Arial"/>
          <w:b/>
          <w:bCs/>
          <w:i/>
          <w:iCs/>
        </w:rPr>
        <w:t xml:space="preserve"> </w:t>
      </w:r>
      <w:proofErr w:type="spellStart"/>
      <w:r w:rsidRPr="003D73E2">
        <w:rPr>
          <w:rFonts w:ascii="Arial" w:hAnsi="Arial" w:cs="Arial"/>
          <w:b/>
          <w:bCs/>
          <w:i/>
          <w:iCs/>
        </w:rPr>
        <w:t>và</w:t>
      </w:r>
      <w:proofErr w:type="spellEnd"/>
      <w:r w:rsidRPr="003D73E2">
        <w:rPr>
          <w:rFonts w:ascii="Arial" w:hAnsi="Arial" w:cs="Arial"/>
          <w:b/>
          <w:bCs/>
          <w:i/>
          <w:iCs/>
        </w:rPr>
        <w:t xml:space="preserve"> </w:t>
      </w:r>
      <w:proofErr w:type="spellStart"/>
      <w:r w:rsidRPr="003D73E2">
        <w:rPr>
          <w:rFonts w:ascii="Arial" w:hAnsi="Arial" w:cs="Arial"/>
          <w:b/>
          <w:bCs/>
          <w:i/>
          <w:iCs/>
        </w:rPr>
        <w:t>thiết</w:t>
      </w:r>
      <w:proofErr w:type="spellEnd"/>
      <w:r w:rsidRPr="003D73E2">
        <w:rPr>
          <w:rFonts w:ascii="Arial" w:hAnsi="Arial" w:cs="Arial"/>
          <w:b/>
          <w:bCs/>
          <w:i/>
          <w:iCs/>
        </w:rPr>
        <w:t xml:space="preserve"> </w:t>
      </w:r>
      <w:proofErr w:type="spellStart"/>
      <w:r w:rsidRPr="003D73E2">
        <w:rPr>
          <w:rFonts w:ascii="Arial" w:hAnsi="Arial" w:cs="Arial"/>
          <w:b/>
          <w:bCs/>
          <w:i/>
          <w:iCs/>
        </w:rPr>
        <w:t>bị</w:t>
      </w:r>
      <w:proofErr w:type="spellEnd"/>
      <w:r w:rsidRPr="003D73E2">
        <w:rPr>
          <w:rFonts w:ascii="Arial" w:hAnsi="Arial" w:cs="Arial"/>
          <w:b/>
          <w:bCs/>
          <w:i/>
          <w:iCs/>
        </w:rPr>
        <w:t xml:space="preserve"> </w:t>
      </w:r>
      <w:proofErr w:type="spellStart"/>
      <w:r w:rsidRPr="003D73E2">
        <w:rPr>
          <w:rFonts w:ascii="Arial" w:hAnsi="Arial" w:cs="Arial"/>
          <w:b/>
          <w:bCs/>
          <w:i/>
          <w:iCs/>
        </w:rPr>
        <w:t>thử</w:t>
      </w:r>
      <w:proofErr w:type="spellEnd"/>
    </w:p>
    <w:p w14:paraId="70931937"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dài</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chính</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1mm</w:t>
      </w:r>
      <w:proofErr w:type="spellEnd"/>
    </w:p>
    <w:p w14:paraId="563B3789"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dài</w:t>
      </w:r>
      <w:proofErr w:type="spellEnd"/>
      <w:r w:rsidRPr="003D73E2">
        <w:rPr>
          <w:rFonts w:ascii="Arial" w:hAnsi="Arial" w:cs="Arial"/>
        </w:rPr>
        <w:t xml:space="preserve"> 300 </w:t>
      </w:r>
      <w:r w:rsidRPr="003D73E2">
        <w:rPr>
          <w:rFonts w:ascii="Arial" w:hAnsi="Arial" w:cs="Arial"/>
        </w:rPr>
        <w:sym w:font="Symbol" w:char="F0B8"/>
      </w:r>
      <w:r w:rsidRPr="003D73E2">
        <w:rPr>
          <w:rFonts w:ascii="Arial" w:hAnsi="Arial" w:cs="Arial"/>
        </w:rPr>
        <w:t xml:space="preserve"> 500 mm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chính</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1mm</w:t>
      </w:r>
      <w:proofErr w:type="spellEnd"/>
    </w:p>
    <w:p w14:paraId="38CE539E"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kẹp</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chính</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0,1 mm</w:t>
      </w:r>
    </w:p>
    <w:p w14:paraId="5E6AADDC"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5.1.2. Tiến </w:t>
      </w:r>
      <w:proofErr w:type="spellStart"/>
      <w:r w:rsidRPr="003D73E2">
        <w:rPr>
          <w:rFonts w:ascii="Arial" w:hAnsi="Arial" w:cs="Arial"/>
          <w:b/>
          <w:bCs/>
          <w:i/>
          <w:iCs/>
        </w:rPr>
        <w:t>hành</w:t>
      </w:r>
      <w:proofErr w:type="spellEnd"/>
      <w:r w:rsidRPr="003D73E2">
        <w:rPr>
          <w:rFonts w:ascii="Arial" w:hAnsi="Arial" w:cs="Arial"/>
          <w:b/>
          <w:bCs/>
          <w:i/>
          <w:iCs/>
        </w:rPr>
        <w:t xml:space="preserve"> </w:t>
      </w:r>
      <w:proofErr w:type="spellStart"/>
      <w:r w:rsidRPr="003D73E2">
        <w:rPr>
          <w:rFonts w:ascii="Arial" w:hAnsi="Arial" w:cs="Arial"/>
          <w:b/>
          <w:bCs/>
          <w:i/>
          <w:iCs/>
        </w:rPr>
        <w:t>thử</w:t>
      </w:r>
      <w:proofErr w:type="spellEnd"/>
    </w:p>
    <w:p w14:paraId="3D9CCC7B"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sâu</w:t>
      </w:r>
      <w:proofErr w:type="spellEnd"/>
      <w:r w:rsidRPr="003D73E2">
        <w:rPr>
          <w:rFonts w:ascii="Arial" w:hAnsi="Arial" w:cs="Arial"/>
        </w:rPr>
        <w:t xml:space="preserve"> </w:t>
      </w:r>
      <w:proofErr w:type="spellStart"/>
      <w:r w:rsidRPr="003D73E2">
        <w:rPr>
          <w:rFonts w:ascii="Arial" w:hAnsi="Arial" w:cs="Arial"/>
        </w:rPr>
        <w:t>vết</w:t>
      </w:r>
      <w:proofErr w:type="spellEnd"/>
      <w:r w:rsidRPr="003D73E2">
        <w:rPr>
          <w:rFonts w:ascii="Arial" w:hAnsi="Arial" w:cs="Arial"/>
        </w:rPr>
        <w:t xml:space="preserve"> </w:t>
      </w:r>
      <w:proofErr w:type="spellStart"/>
      <w:r w:rsidRPr="003D73E2">
        <w:rPr>
          <w:rFonts w:ascii="Arial" w:hAnsi="Arial" w:cs="Arial"/>
        </w:rPr>
        <w:t>lõm</w:t>
      </w:r>
      <w:proofErr w:type="spellEnd"/>
      <w:r w:rsidRPr="003D73E2">
        <w:rPr>
          <w:rFonts w:ascii="Arial" w:hAnsi="Arial" w:cs="Arial"/>
        </w:rPr>
        <w:t xml:space="preserve">: </w:t>
      </w:r>
      <w:proofErr w:type="spellStart"/>
      <w:r w:rsidRPr="003D73E2">
        <w:rPr>
          <w:rFonts w:ascii="Arial" w:hAnsi="Arial" w:cs="Arial"/>
        </w:rPr>
        <w:t>Đặt</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rồi</w:t>
      </w:r>
      <w:proofErr w:type="spellEnd"/>
      <w:r w:rsidRPr="003D73E2">
        <w:rPr>
          <w:rFonts w:ascii="Arial" w:hAnsi="Arial" w:cs="Arial"/>
        </w:rPr>
        <w:t xml:space="preserve"> </w:t>
      </w:r>
      <w:proofErr w:type="spellStart"/>
      <w:r w:rsidRPr="003D73E2">
        <w:rPr>
          <w:rFonts w:ascii="Arial" w:hAnsi="Arial" w:cs="Arial"/>
        </w:rPr>
        <w:t>cắm</w:t>
      </w:r>
      <w:proofErr w:type="spellEnd"/>
      <w:r w:rsidRPr="003D73E2">
        <w:rPr>
          <w:rFonts w:ascii="Arial" w:hAnsi="Arial" w:cs="Arial"/>
        </w:rPr>
        <w:t xml:space="preserve"> </w:t>
      </w:r>
      <w:proofErr w:type="spellStart"/>
      <w:r w:rsidRPr="003D73E2">
        <w:rPr>
          <w:rFonts w:ascii="Arial" w:hAnsi="Arial" w:cs="Arial"/>
        </w:rPr>
        <w:t>thanh</w:t>
      </w:r>
      <w:proofErr w:type="spellEnd"/>
      <w:r w:rsidRPr="003D73E2">
        <w:rPr>
          <w:rFonts w:ascii="Arial" w:hAnsi="Arial" w:cs="Arial"/>
        </w:rPr>
        <w:t xml:space="preserve"> </w:t>
      </w:r>
      <w:proofErr w:type="spellStart"/>
      <w:r w:rsidRPr="003D73E2">
        <w:rPr>
          <w:rFonts w:ascii="Arial" w:hAnsi="Arial" w:cs="Arial"/>
        </w:rPr>
        <w:t>trượt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kẹp</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đáy</w:t>
      </w:r>
      <w:proofErr w:type="spellEnd"/>
      <w:r w:rsidRPr="003D73E2">
        <w:rPr>
          <w:rFonts w:ascii="Arial" w:hAnsi="Arial" w:cs="Arial"/>
        </w:rPr>
        <w:t xml:space="preserve"> </w:t>
      </w:r>
      <w:proofErr w:type="spellStart"/>
      <w:r w:rsidRPr="003D73E2">
        <w:rPr>
          <w:rFonts w:ascii="Arial" w:hAnsi="Arial" w:cs="Arial"/>
        </w:rPr>
        <w:t>vết</w:t>
      </w:r>
      <w:proofErr w:type="spellEnd"/>
      <w:r w:rsidRPr="003D73E2">
        <w:rPr>
          <w:rFonts w:ascii="Arial" w:hAnsi="Arial" w:cs="Arial"/>
        </w:rPr>
        <w:t xml:space="preserve"> </w:t>
      </w:r>
      <w:proofErr w:type="spellStart"/>
      <w:r w:rsidRPr="003D73E2">
        <w:rPr>
          <w:rFonts w:ascii="Arial" w:hAnsi="Arial" w:cs="Arial"/>
        </w:rPr>
        <w:t>lõm</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cách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đáy</w:t>
      </w:r>
      <w:proofErr w:type="spellEnd"/>
      <w:r w:rsidRPr="003D73E2">
        <w:rPr>
          <w:rFonts w:ascii="Arial" w:hAnsi="Arial" w:cs="Arial"/>
        </w:rPr>
        <w:t xml:space="preserve"> </w:t>
      </w:r>
      <w:proofErr w:type="spellStart"/>
      <w:r w:rsidRPr="003D73E2">
        <w:rPr>
          <w:rFonts w:ascii="Arial" w:hAnsi="Arial" w:cs="Arial"/>
        </w:rPr>
        <w:t>vết</w:t>
      </w:r>
      <w:proofErr w:type="spellEnd"/>
      <w:r w:rsidRPr="003D73E2">
        <w:rPr>
          <w:rFonts w:ascii="Arial" w:hAnsi="Arial" w:cs="Arial"/>
        </w:rPr>
        <w:t xml:space="preserve"> </w:t>
      </w:r>
      <w:proofErr w:type="spellStart"/>
      <w:r w:rsidRPr="003D73E2">
        <w:rPr>
          <w:rFonts w:ascii="Arial" w:hAnsi="Arial" w:cs="Arial"/>
        </w:rPr>
        <w:t>lõm</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w:t>
      </w:r>
    </w:p>
    <w:p w14:paraId="435D5251" w14:textId="77777777" w:rsidR="00CF2477" w:rsidRPr="003D73E2" w:rsidRDefault="00CF2477" w:rsidP="00007724">
      <w:pPr>
        <w:spacing w:after="120"/>
        <w:jc w:val="both"/>
        <w:rPr>
          <w:rFonts w:ascii="Arial" w:hAnsi="Arial" w:cs="Arial"/>
        </w:rPr>
      </w:pPr>
      <w:r w:rsidRPr="003D73E2">
        <w:rPr>
          <w:rFonts w:ascii="Arial" w:hAnsi="Arial" w:cs="Arial"/>
        </w:rPr>
        <w:t xml:space="preserve">- Các </w:t>
      </w:r>
      <w:proofErr w:type="spellStart"/>
      <w:r w:rsidRPr="003D73E2">
        <w:rPr>
          <w:rFonts w:ascii="Arial" w:hAnsi="Arial" w:cs="Arial"/>
        </w:rPr>
        <w:t>vết</w:t>
      </w:r>
      <w:proofErr w:type="spellEnd"/>
      <w:r w:rsidRPr="003D73E2">
        <w:rPr>
          <w:rFonts w:ascii="Arial" w:hAnsi="Arial" w:cs="Arial"/>
        </w:rPr>
        <w:t xml:space="preserve"> </w:t>
      </w:r>
      <w:proofErr w:type="spellStart"/>
      <w:r w:rsidRPr="003D73E2">
        <w:rPr>
          <w:rFonts w:ascii="Arial" w:hAnsi="Arial" w:cs="Arial"/>
        </w:rPr>
        <w:t>sứt</w:t>
      </w:r>
      <w:proofErr w:type="spellEnd"/>
      <w:r w:rsidRPr="003D73E2">
        <w:rPr>
          <w:rFonts w:ascii="Arial" w:hAnsi="Arial" w:cs="Arial"/>
        </w:rPr>
        <w:t xml:space="preserve"> ở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
    <w:p w14:paraId="6E2BB9C6"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5.1.3. </w:t>
      </w:r>
      <w:proofErr w:type="spellStart"/>
      <w:r w:rsidRPr="003D73E2">
        <w:rPr>
          <w:rFonts w:ascii="Arial" w:hAnsi="Arial" w:cs="Arial"/>
          <w:b/>
          <w:bCs/>
          <w:i/>
          <w:iCs/>
        </w:rPr>
        <w:t>Đánh</w:t>
      </w:r>
      <w:proofErr w:type="spellEnd"/>
      <w:r w:rsidRPr="003D73E2">
        <w:rPr>
          <w:rFonts w:ascii="Arial" w:hAnsi="Arial" w:cs="Arial"/>
          <w:b/>
          <w:bCs/>
          <w:i/>
          <w:iCs/>
        </w:rPr>
        <w:t xml:space="preserve"> </w:t>
      </w:r>
      <w:proofErr w:type="spellStart"/>
      <w:r w:rsidRPr="003D73E2">
        <w:rPr>
          <w:rFonts w:ascii="Arial" w:hAnsi="Arial" w:cs="Arial"/>
          <w:b/>
          <w:bCs/>
          <w:i/>
          <w:iCs/>
        </w:rPr>
        <w:t>giá</w:t>
      </w:r>
      <w:proofErr w:type="spellEnd"/>
      <w:r w:rsidRPr="003D73E2">
        <w:rPr>
          <w:rFonts w:ascii="Arial" w:hAnsi="Arial" w:cs="Arial"/>
          <w:b/>
          <w:bCs/>
          <w:i/>
          <w:iCs/>
        </w:rPr>
        <w:t xml:space="preserve"> </w:t>
      </w:r>
      <w:proofErr w:type="spellStart"/>
      <w:r w:rsidRPr="003D73E2">
        <w:rPr>
          <w:rFonts w:ascii="Arial" w:hAnsi="Arial" w:cs="Arial"/>
          <w:b/>
          <w:bCs/>
          <w:i/>
          <w:iCs/>
        </w:rPr>
        <w:t>kết</w:t>
      </w:r>
      <w:proofErr w:type="spellEnd"/>
      <w:r w:rsidRPr="003D73E2">
        <w:rPr>
          <w:rFonts w:ascii="Arial" w:hAnsi="Arial" w:cs="Arial"/>
          <w:b/>
          <w:bCs/>
          <w:i/>
          <w:iCs/>
        </w:rPr>
        <w:t xml:space="preserve"> </w:t>
      </w:r>
      <w:proofErr w:type="spellStart"/>
      <w:r w:rsidRPr="003D73E2">
        <w:rPr>
          <w:rFonts w:ascii="Arial" w:hAnsi="Arial" w:cs="Arial"/>
          <w:b/>
          <w:bCs/>
          <w:i/>
          <w:iCs/>
        </w:rPr>
        <w:t>quả</w:t>
      </w:r>
      <w:proofErr w:type="spellEnd"/>
    </w:p>
    <w:p w14:paraId="1E82E4A8" w14:textId="77777777" w:rsidR="00CF2477" w:rsidRPr="003D73E2" w:rsidRDefault="00C62EE8" w:rsidP="00007724">
      <w:pPr>
        <w:spacing w:after="120"/>
        <w:jc w:val="both"/>
        <w:rPr>
          <w:rFonts w:ascii="Arial" w:hAnsi="Arial" w:cs="Arial"/>
        </w:rPr>
      </w:pPr>
      <w:r w:rsidRPr="003D73E2">
        <w:rPr>
          <w:rFonts w:ascii="Arial" w:hAnsi="Arial" w:cs="Arial"/>
        </w:rPr>
        <w:t xml:space="preserve"> </w:t>
      </w:r>
      <w:proofErr w:type="spellStart"/>
      <w:r w:rsidR="00CF2477" w:rsidRPr="003D73E2">
        <w:rPr>
          <w:rFonts w:ascii="Arial" w:hAnsi="Arial" w:cs="Arial"/>
        </w:rPr>
        <w:t>Nếu</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kiểm</w:t>
      </w:r>
      <w:proofErr w:type="spellEnd"/>
      <w:r w:rsidR="00CF2477" w:rsidRPr="003D73E2">
        <w:rPr>
          <w:rFonts w:ascii="Arial" w:hAnsi="Arial" w:cs="Arial"/>
        </w:rPr>
        <w:t xml:space="preserve"> </w:t>
      </w:r>
      <w:proofErr w:type="spellStart"/>
      <w:r w:rsidR="00CF2477" w:rsidRPr="003D73E2">
        <w:rPr>
          <w:rFonts w:ascii="Arial" w:hAnsi="Arial" w:cs="Arial"/>
        </w:rPr>
        <w:t>tra</w:t>
      </w:r>
      <w:proofErr w:type="spellEnd"/>
      <w:r w:rsidR="00CF2477" w:rsidRPr="003D73E2">
        <w:rPr>
          <w:rFonts w:ascii="Arial" w:hAnsi="Arial" w:cs="Arial"/>
        </w:rPr>
        <w:t xml:space="preserve"> </w:t>
      </w:r>
      <w:proofErr w:type="spellStart"/>
      <w:r w:rsidR="00CF2477" w:rsidRPr="003D73E2">
        <w:rPr>
          <w:rFonts w:ascii="Arial" w:hAnsi="Arial" w:cs="Arial"/>
        </w:rPr>
        <w:t>đạt</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chỉ</w:t>
      </w:r>
      <w:proofErr w:type="spellEnd"/>
      <w:r w:rsidR="00CF2477" w:rsidRPr="003D73E2">
        <w:rPr>
          <w:rFonts w:ascii="Arial" w:hAnsi="Arial" w:cs="Arial"/>
        </w:rPr>
        <w:t xml:space="preserve"> </w:t>
      </w:r>
      <w:proofErr w:type="spellStart"/>
      <w:r w:rsidR="00CF2477" w:rsidRPr="003D73E2">
        <w:rPr>
          <w:rFonts w:ascii="Arial" w:hAnsi="Arial" w:cs="Arial"/>
        </w:rPr>
        <w:t>tiêu</w:t>
      </w:r>
      <w:proofErr w:type="spellEnd"/>
      <w:r w:rsidR="00CF2477" w:rsidRPr="003D73E2">
        <w:rPr>
          <w:rFonts w:ascii="Arial" w:hAnsi="Arial" w:cs="Arial"/>
        </w:rPr>
        <w:t xml:space="preserve"> </w:t>
      </w:r>
      <w:proofErr w:type="spellStart"/>
      <w:r w:rsidR="00CF2477" w:rsidRPr="003D73E2">
        <w:rPr>
          <w:rFonts w:ascii="Arial" w:hAnsi="Arial" w:cs="Arial"/>
        </w:rPr>
        <w:t>theo</w:t>
      </w:r>
      <w:proofErr w:type="spellEnd"/>
      <w:r w:rsidR="00CF2477" w:rsidRPr="003D73E2">
        <w:rPr>
          <w:rFonts w:ascii="Arial" w:hAnsi="Arial" w:cs="Arial"/>
        </w:rPr>
        <w:t xml:space="preserve"> </w:t>
      </w:r>
      <w:proofErr w:type="spellStart"/>
      <w:r w:rsidR="00CF2477" w:rsidRPr="003D73E2">
        <w:rPr>
          <w:rFonts w:ascii="Arial" w:hAnsi="Arial" w:cs="Arial"/>
        </w:rPr>
        <w:t>mục</w:t>
      </w:r>
      <w:proofErr w:type="spellEnd"/>
      <w:r w:rsidR="00CF2477" w:rsidRPr="003D73E2">
        <w:rPr>
          <w:rFonts w:ascii="Arial" w:hAnsi="Arial" w:cs="Arial"/>
        </w:rPr>
        <w:t xml:space="preserve"> 4.8.1 </w:t>
      </w:r>
      <w:proofErr w:type="spellStart"/>
      <w:r w:rsidR="00CF2477" w:rsidRPr="003D73E2">
        <w:rPr>
          <w:rFonts w:ascii="Arial" w:hAnsi="Arial" w:cs="Arial"/>
        </w:rPr>
        <w:t>và</w:t>
      </w:r>
      <w:proofErr w:type="spellEnd"/>
      <w:r w:rsidR="00CF2477" w:rsidRPr="003D73E2">
        <w:rPr>
          <w:rFonts w:ascii="Arial" w:hAnsi="Arial" w:cs="Arial"/>
        </w:rPr>
        <w:t xml:space="preserve"> 4.8.3 </w:t>
      </w:r>
      <w:proofErr w:type="spellStart"/>
      <w:r w:rsidR="00CF2477" w:rsidRPr="003D73E2">
        <w:rPr>
          <w:rFonts w:ascii="Arial" w:hAnsi="Arial" w:cs="Arial"/>
        </w:rPr>
        <w:t>thì</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đạt</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p>
    <w:p w14:paraId="1E8AC119"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lastRenderedPageBreak/>
        <w:t xml:space="preserve">5.2. </w:t>
      </w:r>
      <w:proofErr w:type="spellStart"/>
      <w:r w:rsidRPr="003D73E2">
        <w:rPr>
          <w:rFonts w:ascii="Arial" w:hAnsi="Arial" w:cs="Arial"/>
          <w:b/>
          <w:bCs/>
          <w:i/>
          <w:iCs/>
        </w:rPr>
        <w:t>Kiểm</w:t>
      </w:r>
      <w:proofErr w:type="spellEnd"/>
      <w:r w:rsidRPr="003D73E2">
        <w:rPr>
          <w:rFonts w:ascii="Arial" w:hAnsi="Arial" w:cs="Arial"/>
          <w:b/>
          <w:bCs/>
          <w:i/>
          <w:iCs/>
        </w:rPr>
        <w:t xml:space="preserve"> </w:t>
      </w:r>
      <w:proofErr w:type="spellStart"/>
      <w:r w:rsidRPr="003D73E2">
        <w:rPr>
          <w:rFonts w:ascii="Arial" w:hAnsi="Arial" w:cs="Arial"/>
          <w:b/>
          <w:bCs/>
          <w:i/>
          <w:iCs/>
        </w:rPr>
        <w:t>tra</w:t>
      </w:r>
      <w:proofErr w:type="spellEnd"/>
      <w:r w:rsidRPr="003D73E2">
        <w:rPr>
          <w:rFonts w:ascii="Arial" w:hAnsi="Arial" w:cs="Arial"/>
          <w:b/>
          <w:bCs/>
          <w:i/>
          <w:iCs/>
        </w:rPr>
        <w:t xml:space="preserve"> </w:t>
      </w:r>
      <w:proofErr w:type="spellStart"/>
      <w:r w:rsidRPr="003D73E2">
        <w:rPr>
          <w:rFonts w:ascii="Arial" w:hAnsi="Arial" w:cs="Arial"/>
          <w:b/>
          <w:bCs/>
          <w:i/>
          <w:iCs/>
        </w:rPr>
        <w:t>kích</w:t>
      </w:r>
      <w:proofErr w:type="spellEnd"/>
      <w:r w:rsidRPr="003D73E2">
        <w:rPr>
          <w:rFonts w:ascii="Arial" w:hAnsi="Arial" w:cs="Arial"/>
          <w:b/>
          <w:bCs/>
          <w:i/>
          <w:iCs/>
        </w:rPr>
        <w:t xml:space="preserve"> </w:t>
      </w:r>
      <w:proofErr w:type="spellStart"/>
      <w:r w:rsidRPr="003D73E2">
        <w:rPr>
          <w:rFonts w:ascii="Arial" w:hAnsi="Arial" w:cs="Arial"/>
          <w:b/>
          <w:bCs/>
          <w:i/>
          <w:iCs/>
        </w:rPr>
        <w:t>thước</w:t>
      </w:r>
      <w:proofErr w:type="spellEnd"/>
      <w:r w:rsidRPr="003D73E2">
        <w:rPr>
          <w:rFonts w:ascii="Arial" w:hAnsi="Arial" w:cs="Arial"/>
          <w:b/>
          <w:bCs/>
          <w:i/>
          <w:iCs/>
        </w:rPr>
        <w:t xml:space="preserve"> </w:t>
      </w:r>
      <w:proofErr w:type="spellStart"/>
      <w:r w:rsidRPr="003D73E2">
        <w:rPr>
          <w:rFonts w:ascii="Arial" w:hAnsi="Arial" w:cs="Arial"/>
          <w:b/>
          <w:bCs/>
          <w:i/>
          <w:iCs/>
        </w:rPr>
        <w:t>sản</w:t>
      </w:r>
      <w:proofErr w:type="spellEnd"/>
      <w:r w:rsidRPr="003D73E2">
        <w:rPr>
          <w:rFonts w:ascii="Arial" w:hAnsi="Arial" w:cs="Arial"/>
          <w:b/>
          <w:bCs/>
          <w:i/>
          <w:iCs/>
        </w:rPr>
        <w:t xml:space="preserve"> </w:t>
      </w:r>
      <w:proofErr w:type="spellStart"/>
      <w:r w:rsidRPr="003D73E2">
        <w:rPr>
          <w:rFonts w:ascii="Arial" w:hAnsi="Arial" w:cs="Arial"/>
          <w:b/>
          <w:bCs/>
          <w:i/>
          <w:iCs/>
        </w:rPr>
        <w:t>phẩm</w:t>
      </w:r>
      <w:proofErr w:type="spellEnd"/>
    </w:p>
    <w:p w14:paraId="4C1E9B2C"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5.2.1. </w:t>
      </w:r>
      <w:proofErr w:type="spellStart"/>
      <w:r w:rsidRPr="003D73E2">
        <w:rPr>
          <w:rFonts w:ascii="Arial" w:hAnsi="Arial" w:cs="Arial"/>
          <w:b/>
          <w:bCs/>
          <w:i/>
          <w:iCs/>
        </w:rPr>
        <w:t>Dụng</w:t>
      </w:r>
      <w:proofErr w:type="spellEnd"/>
      <w:r w:rsidRPr="003D73E2">
        <w:rPr>
          <w:rFonts w:ascii="Arial" w:hAnsi="Arial" w:cs="Arial"/>
          <w:b/>
          <w:bCs/>
          <w:i/>
          <w:iCs/>
        </w:rPr>
        <w:t xml:space="preserve"> </w:t>
      </w:r>
      <w:proofErr w:type="spellStart"/>
      <w:r w:rsidRPr="003D73E2">
        <w:rPr>
          <w:rFonts w:ascii="Arial" w:hAnsi="Arial" w:cs="Arial"/>
          <w:b/>
          <w:bCs/>
          <w:i/>
          <w:iCs/>
        </w:rPr>
        <w:t>cụ</w:t>
      </w:r>
      <w:proofErr w:type="spellEnd"/>
      <w:r w:rsidRPr="003D73E2">
        <w:rPr>
          <w:rFonts w:ascii="Arial" w:hAnsi="Arial" w:cs="Arial"/>
          <w:b/>
          <w:bCs/>
          <w:i/>
          <w:iCs/>
        </w:rPr>
        <w:t xml:space="preserve"> </w:t>
      </w:r>
      <w:proofErr w:type="spellStart"/>
      <w:r w:rsidRPr="003D73E2">
        <w:rPr>
          <w:rFonts w:ascii="Arial" w:hAnsi="Arial" w:cs="Arial"/>
          <w:b/>
          <w:bCs/>
          <w:i/>
          <w:iCs/>
        </w:rPr>
        <w:t>và</w:t>
      </w:r>
      <w:proofErr w:type="spellEnd"/>
      <w:r w:rsidRPr="003D73E2">
        <w:rPr>
          <w:rFonts w:ascii="Arial" w:hAnsi="Arial" w:cs="Arial"/>
          <w:b/>
          <w:bCs/>
          <w:i/>
          <w:iCs/>
        </w:rPr>
        <w:t xml:space="preserve"> </w:t>
      </w:r>
      <w:proofErr w:type="spellStart"/>
      <w:r w:rsidRPr="003D73E2">
        <w:rPr>
          <w:rFonts w:ascii="Arial" w:hAnsi="Arial" w:cs="Arial"/>
          <w:b/>
          <w:bCs/>
          <w:i/>
          <w:iCs/>
        </w:rPr>
        <w:t>thiết</w:t>
      </w:r>
      <w:proofErr w:type="spellEnd"/>
      <w:r w:rsidRPr="003D73E2">
        <w:rPr>
          <w:rFonts w:ascii="Arial" w:hAnsi="Arial" w:cs="Arial"/>
          <w:b/>
          <w:bCs/>
          <w:i/>
          <w:iCs/>
        </w:rPr>
        <w:t xml:space="preserve"> </w:t>
      </w:r>
      <w:proofErr w:type="spellStart"/>
      <w:r w:rsidRPr="003D73E2">
        <w:rPr>
          <w:rFonts w:ascii="Arial" w:hAnsi="Arial" w:cs="Arial"/>
          <w:b/>
          <w:bCs/>
          <w:i/>
          <w:iCs/>
        </w:rPr>
        <w:t>bị</w:t>
      </w:r>
      <w:proofErr w:type="spellEnd"/>
      <w:r w:rsidRPr="003D73E2">
        <w:rPr>
          <w:rFonts w:ascii="Arial" w:hAnsi="Arial" w:cs="Arial"/>
          <w:b/>
          <w:bCs/>
          <w:i/>
          <w:iCs/>
        </w:rPr>
        <w:t xml:space="preserve"> </w:t>
      </w:r>
      <w:proofErr w:type="spellStart"/>
      <w:r w:rsidRPr="003D73E2">
        <w:rPr>
          <w:rFonts w:ascii="Arial" w:hAnsi="Arial" w:cs="Arial"/>
          <w:b/>
          <w:bCs/>
          <w:i/>
          <w:iCs/>
        </w:rPr>
        <w:t>thử</w:t>
      </w:r>
      <w:proofErr w:type="spellEnd"/>
    </w:p>
    <w:p w14:paraId="4D33BE93"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chính</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1mm</w:t>
      </w:r>
      <w:proofErr w:type="spellEnd"/>
    </w:p>
    <w:p w14:paraId="5522F434"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kẹp</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chính</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1mm</w:t>
      </w:r>
      <w:proofErr w:type="spellEnd"/>
    </w:p>
    <w:p w14:paraId="38FF50D3" w14:textId="77777777" w:rsidR="00CF2477" w:rsidRPr="003D73E2" w:rsidRDefault="00CF2477" w:rsidP="00007724">
      <w:pPr>
        <w:spacing w:after="120"/>
        <w:jc w:val="both"/>
        <w:rPr>
          <w:rFonts w:ascii="Arial" w:hAnsi="Arial" w:cs="Arial"/>
        </w:rPr>
      </w:pPr>
      <w:r w:rsidRPr="003D73E2">
        <w:rPr>
          <w:rFonts w:ascii="Arial" w:hAnsi="Arial" w:cs="Arial"/>
        </w:rPr>
        <w:t xml:space="preserve">- Eke, </w:t>
      </w:r>
      <w:proofErr w:type="spellStart"/>
      <w:r w:rsidRPr="003D73E2">
        <w:rPr>
          <w:rFonts w:ascii="Arial" w:hAnsi="Arial" w:cs="Arial"/>
        </w:rPr>
        <w:t>dây</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dãn</w:t>
      </w:r>
      <w:proofErr w:type="spellEnd"/>
      <w:r w:rsidRPr="003D73E2">
        <w:rPr>
          <w:rFonts w:ascii="Arial" w:hAnsi="Arial" w:cs="Arial"/>
        </w:rPr>
        <w:t xml:space="preserve">, </w:t>
      </w:r>
      <w:proofErr w:type="spellStart"/>
      <w:r w:rsidRPr="003D73E2">
        <w:rPr>
          <w:rFonts w:ascii="Arial" w:hAnsi="Arial" w:cs="Arial"/>
        </w:rPr>
        <w:t>quả</w:t>
      </w:r>
      <w:proofErr w:type="spellEnd"/>
      <w:r w:rsidRPr="003D73E2">
        <w:rPr>
          <w:rFonts w:ascii="Arial" w:hAnsi="Arial" w:cs="Arial"/>
        </w:rPr>
        <w:t xml:space="preserve"> </w:t>
      </w:r>
      <w:proofErr w:type="spellStart"/>
      <w:r w:rsidRPr="003D73E2">
        <w:rPr>
          <w:rFonts w:ascii="Arial" w:hAnsi="Arial" w:cs="Arial"/>
        </w:rPr>
        <w:t>dọi</w:t>
      </w:r>
      <w:proofErr w:type="spellEnd"/>
    </w:p>
    <w:p w14:paraId="35CC71A4"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Đục</w:t>
      </w:r>
      <w:proofErr w:type="spellEnd"/>
    </w:p>
    <w:p w14:paraId="7F3062E3"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5.2.2. Tiến </w:t>
      </w:r>
      <w:proofErr w:type="spellStart"/>
      <w:r w:rsidRPr="003D73E2">
        <w:rPr>
          <w:rFonts w:ascii="Arial" w:hAnsi="Arial" w:cs="Arial"/>
          <w:b/>
          <w:bCs/>
          <w:i/>
          <w:iCs/>
        </w:rPr>
        <w:t>hành</w:t>
      </w:r>
      <w:proofErr w:type="spellEnd"/>
      <w:r w:rsidRPr="003D73E2">
        <w:rPr>
          <w:rFonts w:ascii="Arial" w:hAnsi="Arial" w:cs="Arial"/>
          <w:b/>
          <w:bCs/>
          <w:i/>
          <w:iCs/>
        </w:rPr>
        <w:t xml:space="preserve"> </w:t>
      </w:r>
      <w:proofErr w:type="spellStart"/>
      <w:r w:rsidRPr="003D73E2">
        <w:rPr>
          <w:rFonts w:ascii="Arial" w:hAnsi="Arial" w:cs="Arial"/>
          <w:b/>
          <w:bCs/>
          <w:i/>
          <w:iCs/>
        </w:rPr>
        <w:t>thử</w:t>
      </w:r>
      <w:proofErr w:type="spellEnd"/>
    </w:p>
    <w:p w14:paraId="7E4E9526" w14:textId="77777777" w:rsidR="00CF2477" w:rsidRPr="003D73E2" w:rsidRDefault="00C62EE8" w:rsidP="00007724">
      <w:pPr>
        <w:spacing w:after="120"/>
        <w:jc w:val="both"/>
        <w:rPr>
          <w:rFonts w:ascii="Arial" w:hAnsi="Arial" w:cs="Arial"/>
        </w:rPr>
      </w:pPr>
      <w:r w:rsidRPr="003D73E2">
        <w:rPr>
          <w:rFonts w:ascii="Arial" w:hAnsi="Arial" w:cs="Arial"/>
        </w:rPr>
        <w:t xml:space="preserve"> </w:t>
      </w:r>
      <w:proofErr w:type="spellStart"/>
      <w:r w:rsidR="00CF2477" w:rsidRPr="003D73E2">
        <w:rPr>
          <w:rFonts w:ascii="Arial" w:hAnsi="Arial" w:cs="Arial"/>
        </w:rPr>
        <w:t>Mỗi</w:t>
      </w:r>
      <w:proofErr w:type="spellEnd"/>
      <w:r w:rsidR="00CF2477" w:rsidRPr="003D73E2">
        <w:rPr>
          <w:rFonts w:ascii="Arial" w:hAnsi="Arial" w:cs="Arial"/>
        </w:rPr>
        <w:t xml:space="preserve"> </w:t>
      </w:r>
      <w:proofErr w:type="spellStart"/>
      <w:r w:rsidR="00CF2477" w:rsidRPr="003D73E2">
        <w:rPr>
          <w:rFonts w:ascii="Arial" w:hAnsi="Arial" w:cs="Arial"/>
        </w:rPr>
        <w:t>lô</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lấy</w:t>
      </w:r>
      <w:proofErr w:type="spellEnd"/>
      <w:r w:rsidR="00CF2477" w:rsidRPr="003D73E2">
        <w:rPr>
          <w:rFonts w:ascii="Arial" w:hAnsi="Arial" w:cs="Arial"/>
        </w:rPr>
        <w:t xml:space="preserve"> </w:t>
      </w:r>
      <w:proofErr w:type="spellStart"/>
      <w:r w:rsidR="00CF2477" w:rsidRPr="003D73E2">
        <w:rPr>
          <w:rFonts w:ascii="Arial" w:hAnsi="Arial" w:cs="Arial"/>
        </w:rPr>
        <w:t>ra</w:t>
      </w:r>
      <w:proofErr w:type="spellEnd"/>
      <w:r w:rsidR="00CF2477" w:rsidRPr="003D73E2">
        <w:rPr>
          <w:rFonts w:ascii="Arial" w:hAnsi="Arial" w:cs="Arial"/>
        </w:rPr>
        <w:t xml:space="preserve"> 3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đại</w:t>
      </w:r>
      <w:proofErr w:type="spellEnd"/>
      <w:r w:rsidR="00CF2477" w:rsidRPr="003D73E2">
        <w:rPr>
          <w:rFonts w:ascii="Arial" w:hAnsi="Arial" w:cs="Arial"/>
        </w:rPr>
        <w:t xml:space="preserve"> </w:t>
      </w:r>
      <w:proofErr w:type="spellStart"/>
      <w:r w:rsidR="00CF2477" w:rsidRPr="003D73E2">
        <w:rPr>
          <w:rFonts w:ascii="Arial" w:hAnsi="Arial" w:cs="Arial"/>
        </w:rPr>
        <w:t>diện</w:t>
      </w:r>
      <w:proofErr w:type="spellEnd"/>
      <w:r w:rsidR="00CF2477" w:rsidRPr="003D73E2">
        <w:rPr>
          <w:rFonts w:ascii="Arial" w:hAnsi="Arial" w:cs="Arial"/>
        </w:rPr>
        <w:t xml:space="preserve"> </w:t>
      </w:r>
      <w:proofErr w:type="spellStart"/>
      <w:r w:rsidR="00CF2477" w:rsidRPr="003D73E2">
        <w:rPr>
          <w:rFonts w:ascii="Arial" w:hAnsi="Arial" w:cs="Arial"/>
        </w:rPr>
        <w:t>để</w:t>
      </w:r>
      <w:proofErr w:type="spellEnd"/>
      <w:r w:rsidR="00CF2477" w:rsidRPr="003D73E2">
        <w:rPr>
          <w:rFonts w:ascii="Arial" w:hAnsi="Arial" w:cs="Arial"/>
        </w:rPr>
        <w:t xml:space="preserve"> </w:t>
      </w:r>
      <w:proofErr w:type="spellStart"/>
      <w:r w:rsidR="00CF2477" w:rsidRPr="003D73E2">
        <w:rPr>
          <w:rFonts w:ascii="Arial" w:hAnsi="Arial" w:cs="Arial"/>
        </w:rPr>
        <w:t>kiểm</w:t>
      </w:r>
      <w:proofErr w:type="spellEnd"/>
      <w:r w:rsidR="00CF2477" w:rsidRPr="003D73E2">
        <w:rPr>
          <w:rFonts w:ascii="Arial" w:hAnsi="Arial" w:cs="Arial"/>
        </w:rPr>
        <w:t xml:space="preserve"> </w:t>
      </w:r>
      <w:proofErr w:type="spellStart"/>
      <w:r w:rsidR="00CF2477" w:rsidRPr="003D73E2">
        <w:rPr>
          <w:rFonts w:ascii="Arial" w:hAnsi="Arial" w:cs="Arial"/>
        </w:rPr>
        <w:t>tra</w:t>
      </w:r>
      <w:proofErr w:type="spellEnd"/>
    </w:p>
    <w:p w14:paraId="27BCC838"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dài</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2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dài</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p w14:paraId="1059D819"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rộng</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p w14:paraId="61C4030F"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p w14:paraId="37B63755"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Eke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ở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đáy</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w:t>
      </w:r>
    </w:p>
    <w:p w14:paraId="64758C65"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cách</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tim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thanh</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này</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thanh</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kề</w:t>
      </w:r>
      <w:proofErr w:type="spellEnd"/>
      <w:r w:rsidRPr="003D73E2">
        <w:rPr>
          <w:rFonts w:ascii="Arial" w:hAnsi="Arial" w:cs="Arial"/>
        </w:rPr>
        <w:t xml:space="preserve"> </w:t>
      </w:r>
      <w:proofErr w:type="spellStart"/>
      <w:r w:rsidRPr="003D73E2">
        <w:rPr>
          <w:rFonts w:ascii="Arial" w:hAnsi="Arial" w:cs="Arial"/>
        </w:rPr>
        <w:t>bên</w:t>
      </w:r>
      <w:proofErr w:type="spellEnd"/>
      <w:r w:rsidRPr="003D73E2">
        <w:rPr>
          <w:rFonts w:ascii="Arial" w:hAnsi="Arial" w:cs="Arial"/>
        </w:rPr>
        <w:t xml:space="preserve">. </w:t>
      </w:r>
    </w:p>
    <w:p w14:paraId="0C97FAB4"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bảo</w:t>
      </w:r>
      <w:proofErr w:type="spellEnd"/>
      <w:r w:rsidRPr="003D73E2">
        <w:rPr>
          <w:rFonts w:ascii="Arial" w:hAnsi="Arial" w:cs="Arial"/>
        </w:rPr>
        <w:t xml:space="preserve"> </w:t>
      </w:r>
      <w:proofErr w:type="spellStart"/>
      <w:r w:rsidRPr="003D73E2">
        <w:rPr>
          <w:rFonts w:ascii="Arial" w:hAnsi="Arial" w:cs="Arial"/>
        </w:rPr>
        <w:t>vệ</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ke</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ke</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thanh</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w:t>
      </w:r>
    </w:p>
    <w:p w14:paraId="3D79701B"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cong</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dây</w:t>
      </w:r>
      <w:proofErr w:type="spellEnd"/>
      <w:r w:rsidRPr="003D73E2">
        <w:rPr>
          <w:rFonts w:ascii="Arial" w:hAnsi="Arial" w:cs="Arial"/>
        </w:rPr>
        <w:t xml:space="preserve"> </w:t>
      </w:r>
      <w:proofErr w:type="spellStart"/>
      <w:r w:rsidRPr="003D73E2">
        <w:rPr>
          <w:rFonts w:ascii="Arial" w:hAnsi="Arial" w:cs="Arial"/>
        </w:rPr>
        <w:t>kéo</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dãn</w:t>
      </w:r>
      <w:proofErr w:type="spellEnd"/>
      <w:r w:rsidRPr="003D73E2">
        <w:rPr>
          <w:rFonts w:ascii="Arial" w:hAnsi="Arial" w:cs="Arial"/>
        </w:rPr>
        <w:t xml:space="preserve"> </w:t>
      </w:r>
      <w:proofErr w:type="spellStart"/>
      <w:r w:rsidRPr="003D73E2">
        <w:rPr>
          <w:rFonts w:ascii="Arial" w:hAnsi="Arial" w:cs="Arial"/>
        </w:rPr>
        <w:t>cố</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2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cách</w:t>
      </w:r>
      <w:proofErr w:type="spellEnd"/>
      <w:r w:rsidRPr="003D73E2">
        <w:rPr>
          <w:rFonts w:ascii="Arial" w:hAnsi="Arial" w:cs="Arial"/>
        </w:rPr>
        <w:t xml:space="preserve"> </w:t>
      </w:r>
      <w:proofErr w:type="spellStart"/>
      <w:r w:rsidRPr="003D73E2">
        <w:rPr>
          <w:rFonts w:ascii="Arial" w:hAnsi="Arial" w:cs="Arial"/>
        </w:rPr>
        <w:t>hở</w:t>
      </w:r>
      <w:proofErr w:type="spellEnd"/>
      <w:r w:rsidRPr="003D73E2">
        <w:rPr>
          <w:rFonts w:ascii="Arial" w:hAnsi="Arial" w:cs="Arial"/>
        </w:rPr>
        <w:t xml:space="preserve"> </w:t>
      </w:r>
      <w:proofErr w:type="spellStart"/>
      <w:r w:rsidRPr="003D73E2">
        <w:rPr>
          <w:rFonts w:ascii="Arial" w:hAnsi="Arial" w:cs="Arial"/>
        </w:rPr>
        <w:t>lớn</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hoặc</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dư</w:t>
      </w:r>
      <w:proofErr w:type="spellEnd"/>
      <w:r w:rsidRPr="003D73E2">
        <w:rPr>
          <w:rFonts w:ascii="Arial" w:hAnsi="Arial" w:cs="Arial"/>
        </w:rPr>
        <w:t xml:space="preserve"> </w:t>
      </w:r>
      <w:proofErr w:type="spellStart"/>
      <w:r w:rsidRPr="003D73E2">
        <w:rPr>
          <w:rFonts w:ascii="Arial" w:hAnsi="Arial" w:cs="Arial"/>
        </w:rPr>
        <w:t>lớn</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dây</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ngoài</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w:t>
      </w:r>
    </w:p>
    <w:p w14:paraId="76CE95CB"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hở</w:t>
      </w:r>
      <w:proofErr w:type="spellEnd"/>
      <w:r w:rsidRPr="003D73E2">
        <w:rPr>
          <w:rFonts w:ascii="Arial" w:hAnsi="Arial" w:cs="Arial"/>
        </w:rPr>
        <w:t xml:space="preserve">, </w:t>
      </w:r>
      <w:proofErr w:type="spellStart"/>
      <w:r w:rsidRPr="003D73E2">
        <w:rPr>
          <w:rFonts w:ascii="Arial" w:hAnsi="Arial" w:cs="Arial"/>
        </w:rPr>
        <w:t>tim</w:t>
      </w:r>
      <w:proofErr w:type="spellEnd"/>
      <w:r w:rsidRPr="003D73E2">
        <w:rPr>
          <w:rFonts w:ascii="Arial" w:hAnsi="Arial" w:cs="Arial"/>
        </w:rPr>
        <w:t xml:space="preserve"> </w:t>
      </w:r>
      <w:proofErr w:type="spellStart"/>
      <w:r w:rsidRPr="003D73E2">
        <w:rPr>
          <w:rFonts w:ascii="Arial" w:hAnsi="Arial" w:cs="Arial"/>
        </w:rPr>
        <w:t>bản</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Pr="003D73E2">
        <w:rPr>
          <w:rFonts w:ascii="Arial" w:hAnsi="Arial" w:cs="Arial"/>
        </w:rPr>
        <w:t xml:space="preserve">, </w:t>
      </w:r>
      <w:proofErr w:type="spellStart"/>
      <w:r w:rsidRPr="003D73E2">
        <w:rPr>
          <w:rFonts w:ascii="Arial" w:hAnsi="Arial" w:cs="Arial"/>
        </w:rPr>
        <w:t>móc</w:t>
      </w:r>
      <w:proofErr w:type="spellEnd"/>
      <w:r w:rsidRPr="003D73E2">
        <w:rPr>
          <w:rFonts w:ascii="Arial" w:hAnsi="Arial" w:cs="Arial"/>
        </w:rPr>
        <w:t xml:space="preserve"> </w:t>
      </w:r>
      <w:proofErr w:type="spellStart"/>
      <w:r w:rsidRPr="003D73E2">
        <w:rPr>
          <w:rFonts w:ascii="Arial" w:hAnsi="Arial" w:cs="Arial"/>
        </w:rPr>
        <w:t>cẩu</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cuộn</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hở</w:t>
      </w:r>
      <w:proofErr w:type="spellEnd"/>
      <w:r w:rsidRPr="003D73E2">
        <w:rPr>
          <w:rFonts w:ascii="Arial" w:hAnsi="Arial" w:cs="Arial"/>
        </w:rPr>
        <w:t xml:space="preserve">, </w:t>
      </w:r>
      <w:proofErr w:type="spellStart"/>
      <w:r w:rsidRPr="003D73E2">
        <w:rPr>
          <w:rFonts w:ascii="Arial" w:hAnsi="Arial" w:cs="Arial"/>
        </w:rPr>
        <w:t>tim</w:t>
      </w:r>
      <w:proofErr w:type="spellEnd"/>
      <w:r w:rsidRPr="003D73E2">
        <w:rPr>
          <w:rFonts w:ascii="Arial" w:hAnsi="Arial" w:cs="Arial"/>
        </w:rPr>
        <w:t xml:space="preserve"> </w:t>
      </w:r>
      <w:proofErr w:type="spellStart"/>
      <w:r w:rsidRPr="003D73E2">
        <w:rPr>
          <w:rFonts w:ascii="Arial" w:hAnsi="Arial" w:cs="Arial"/>
        </w:rPr>
        <w:t>bản</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chờ</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hai</w:t>
      </w:r>
      <w:proofErr w:type="spellEnd"/>
      <w:r w:rsidRPr="003D73E2">
        <w:rPr>
          <w:rFonts w:ascii="Arial" w:hAnsi="Arial" w:cs="Arial"/>
        </w:rPr>
        <w:t xml:space="preserve"> </w:t>
      </w:r>
      <w:proofErr w:type="spellStart"/>
      <w:r w:rsidRPr="003D73E2">
        <w:rPr>
          <w:rFonts w:ascii="Arial" w:hAnsi="Arial" w:cs="Arial"/>
        </w:rPr>
        <w:t>phương</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
    <w:p w14:paraId="6E5592B7"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w:t>
      </w:r>
      <w:proofErr w:type="spellStart"/>
      <w:r w:rsidRPr="003D73E2">
        <w:rPr>
          <w:rFonts w:ascii="Arial" w:hAnsi="Arial" w:cs="Arial"/>
        </w:rPr>
        <w:t>đứng</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dây</w:t>
      </w:r>
      <w:proofErr w:type="spellEnd"/>
      <w:r w:rsidRPr="003D73E2">
        <w:rPr>
          <w:rFonts w:ascii="Arial" w:hAnsi="Arial" w:cs="Arial"/>
        </w:rPr>
        <w:t xml:space="preserve"> </w:t>
      </w:r>
      <w:proofErr w:type="spellStart"/>
      <w:r w:rsidRPr="003D73E2">
        <w:rPr>
          <w:rFonts w:ascii="Arial" w:hAnsi="Arial" w:cs="Arial"/>
        </w:rPr>
        <w:t>dọi</w:t>
      </w:r>
      <w:proofErr w:type="spellEnd"/>
      <w:r w:rsidRPr="003D73E2">
        <w:rPr>
          <w:rFonts w:ascii="Arial" w:hAnsi="Arial" w:cs="Arial"/>
        </w:rPr>
        <w:t xml:space="preserve"> </w:t>
      </w:r>
      <w:proofErr w:type="spellStart"/>
      <w:r w:rsidRPr="003D73E2">
        <w:rPr>
          <w:rFonts w:ascii="Arial" w:hAnsi="Arial" w:cs="Arial"/>
        </w:rPr>
        <w:t>dọi</w:t>
      </w:r>
      <w:proofErr w:type="spellEnd"/>
      <w:r w:rsidRPr="003D73E2">
        <w:rPr>
          <w:rFonts w:ascii="Arial" w:hAnsi="Arial" w:cs="Arial"/>
        </w:rPr>
        <w:t xml:space="preserve"> </w:t>
      </w:r>
      <w:proofErr w:type="spellStart"/>
      <w:r w:rsidRPr="003D73E2">
        <w:rPr>
          <w:rFonts w:ascii="Arial" w:hAnsi="Arial" w:cs="Arial"/>
        </w:rPr>
        <w:t>thẳng</w:t>
      </w:r>
      <w:proofErr w:type="spellEnd"/>
      <w:r w:rsidRPr="003D73E2">
        <w:rPr>
          <w:rFonts w:ascii="Arial" w:hAnsi="Arial" w:cs="Arial"/>
        </w:rPr>
        <w:t xml:space="preserve"> </w:t>
      </w:r>
      <w:proofErr w:type="spellStart"/>
      <w:r w:rsidRPr="003D73E2">
        <w:rPr>
          <w:rFonts w:ascii="Arial" w:hAnsi="Arial" w:cs="Arial"/>
        </w:rPr>
        <w:t>đứng</w:t>
      </w:r>
      <w:proofErr w:type="spellEnd"/>
      <w:r w:rsidRPr="003D73E2">
        <w:rPr>
          <w:rFonts w:ascii="Arial" w:hAnsi="Arial" w:cs="Arial"/>
        </w:rPr>
        <w:t xml:space="preserve"> </w:t>
      </w:r>
      <w:proofErr w:type="spellStart"/>
      <w:r w:rsidRPr="003D73E2">
        <w:rPr>
          <w:rFonts w:ascii="Arial" w:hAnsi="Arial" w:cs="Arial"/>
        </w:rPr>
        <w:t>đầu</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đặt</w:t>
      </w:r>
      <w:proofErr w:type="spellEnd"/>
      <w:r w:rsidRPr="003D73E2">
        <w:rPr>
          <w:rFonts w:ascii="Arial" w:hAnsi="Arial" w:cs="Arial"/>
        </w:rPr>
        <w:t xml:space="preserve"> </w:t>
      </w:r>
      <w:proofErr w:type="spellStart"/>
      <w:r w:rsidRPr="003D73E2">
        <w:rPr>
          <w:rFonts w:ascii="Arial" w:hAnsi="Arial" w:cs="Arial"/>
        </w:rPr>
        <w:t>ke</w:t>
      </w:r>
      <w:proofErr w:type="spellEnd"/>
      <w:r w:rsidRPr="003D73E2">
        <w:rPr>
          <w:rFonts w:ascii="Arial" w:hAnsi="Arial" w:cs="Arial"/>
        </w:rPr>
        <w:t xml:space="preserve"> </w:t>
      </w:r>
      <w:proofErr w:type="spellStart"/>
      <w:r w:rsidRPr="003D73E2">
        <w:rPr>
          <w:rFonts w:ascii="Arial" w:hAnsi="Arial" w:cs="Arial"/>
        </w:rPr>
        <w:t>hoặc</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chiếu</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 xml:space="preserve"> </w:t>
      </w:r>
      <w:proofErr w:type="spellStart"/>
      <w:r w:rsidRPr="003D73E2">
        <w:rPr>
          <w:rFonts w:ascii="Arial" w:hAnsi="Arial" w:cs="Arial"/>
        </w:rPr>
        <w:t>góc</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w:t>
      </w:r>
    </w:p>
    <w:p w14:paraId="63EA6DFD"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Đặt</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hở</w:t>
      </w:r>
      <w:proofErr w:type="spellEnd"/>
      <w:r w:rsidRPr="003D73E2">
        <w:rPr>
          <w:rFonts w:ascii="Arial" w:hAnsi="Arial" w:cs="Arial"/>
        </w:rPr>
        <w:t xml:space="preserve"> </w:t>
      </w:r>
      <w:proofErr w:type="spellStart"/>
      <w:r w:rsidRPr="003D73E2">
        <w:rPr>
          <w:rFonts w:ascii="Arial" w:hAnsi="Arial" w:cs="Arial"/>
        </w:rPr>
        <w:t>lớn</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giữa</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w:t>
      </w:r>
    </w:p>
    <w:p w14:paraId="338A7853"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vồng</w:t>
      </w:r>
      <w:proofErr w:type="spellEnd"/>
      <w:r w:rsidRPr="003D73E2">
        <w:rPr>
          <w:rFonts w:ascii="Arial" w:hAnsi="Arial" w:cs="Arial"/>
        </w:rPr>
        <w:t xml:space="preserve">: </w:t>
      </w:r>
      <w:proofErr w:type="spellStart"/>
      <w:r w:rsidRPr="003D73E2">
        <w:rPr>
          <w:rFonts w:ascii="Arial" w:hAnsi="Arial" w:cs="Arial"/>
        </w:rPr>
        <w:t>Đặt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sàn</w:t>
      </w:r>
      <w:proofErr w:type="spellEnd"/>
      <w:r w:rsidRPr="003D73E2">
        <w:rPr>
          <w:rFonts w:ascii="Arial" w:hAnsi="Arial" w:cs="Arial"/>
        </w:rPr>
        <w:t xml:space="preserve"> </w:t>
      </w:r>
      <w:proofErr w:type="spellStart"/>
      <w:r w:rsidRPr="003D73E2">
        <w:rPr>
          <w:rFonts w:ascii="Arial" w:hAnsi="Arial" w:cs="Arial"/>
        </w:rPr>
        <w:t>phẳng</w:t>
      </w:r>
      <w:proofErr w:type="spellEnd"/>
      <w:r w:rsidRPr="003D73E2">
        <w:rPr>
          <w:rFonts w:ascii="Arial" w:hAnsi="Arial" w:cs="Arial"/>
        </w:rPr>
        <w:t xml:space="preserve"> </w:t>
      </w:r>
      <w:proofErr w:type="spellStart"/>
      <w:r w:rsidRPr="003D73E2">
        <w:rPr>
          <w:rFonts w:ascii="Arial" w:hAnsi="Arial" w:cs="Arial"/>
        </w:rPr>
        <w:t>đã</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gia</w:t>
      </w:r>
      <w:proofErr w:type="spellEnd"/>
      <w:r w:rsidRPr="003D73E2">
        <w:rPr>
          <w:rFonts w:ascii="Arial" w:hAnsi="Arial" w:cs="Arial"/>
        </w:rPr>
        <w:t xml:space="preserve"> </w:t>
      </w:r>
      <w:proofErr w:type="spellStart"/>
      <w:r w:rsidRPr="003D73E2">
        <w:rPr>
          <w:rFonts w:ascii="Arial" w:hAnsi="Arial" w:cs="Arial"/>
        </w:rPr>
        <w:t>công</w:t>
      </w:r>
      <w:proofErr w:type="spellEnd"/>
      <w:r w:rsidRPr="003D73E2">
        <w:rPr>
          <w:rFonts w:ascii="Arial" w:hAnsi="Arial" w:cs="Arial"/>
        </w:rPr>
        <w:t xml:space="preserve"> </w:t>
      </w:r>
      <w:proofErr w:type="spellStart"/>
      <w:r w:rsidRPr="003D73E2">
        <w:rPr>
          <w:rFonts w:ascii="Arial" w:hAnsi="Arial" w:cs="Arial"/>
        </w:rPr>
        <w:t>trước</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lá</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khoảng</w:t>
      </w:r>
      <w:proofErr w:type="spellEnd"/>
      <w:r w:rsidRPr="003D73E2">
        <w:rPr>
          <w:rFonts w:ascii="Arial" w:hAnsi="Arial" w:cs="Arial"/>
        </w:rPr>
        <w:t xml:space="preserve"> </w:t>
      </w:r>
      <w:proofErr w:type="spellStart"/>
      <w:r w:rsidRPr="003D73E2">
        <w:rPr>
          <w:rFonts w:ascii="Arial" w:hAnsi="Arial" w:cs="Arial"/>
        </w:rPr>
        <w:t>hở</w:t>
      </w:r>
      <w:proofErr w:type="spellEnd"/>
      <w:r w:rsidRPr="003D73E2">
        <w:rPr>
          <w:rFonts w:ascii="Arial" w:hAnsi="Arial" w:cs="Arial"/>
        </w:rPr>
        <w:t xml:space="preserve"> </w:t>
      </w:r>
      <w:proofErr w:type="spellStart"/>
      <w:r w:rsidRPr="003D73E2">
        <w:rPr>
          <w:rFonts w:ascii="Arial" w:hAnsi="Arial" w:cs="Arial"/>
        </w:rPr>
        <w:t>lớn</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w:t>
      </w:r>
      <w:proofErr w:type="spellStart"/>
      <w:r w:rsidRPr="003D73E2">
        <w:rPr>
          <w:rFonts w:ascii="Arial" w:hAnsi="Arial" w:cs="Arial"/>
        </w:rPr>
        <w:t>sàn</w:t>
      </w:r>
      <w:proofErr w:type="spellEnd"/>
      <w:r w:rsidRPr="003D73E2">
        <w:rPr>
          <w:rFonts w:ascii="Arial" w:hAnsi="Arial" w:cs="Arial"/>
        </w:rPr>
        <w:t xml:space="preserve"> </w:t>
      </w:r>
      <w:proofErr w:type="spellStart"/>
      <w:r w:rsidRPr="003D73E2">
        <w:rPr>
          <w:rFonts w:ascii="Arial" w:hAnsi="Arial" w:cs="Arial"/>
        </w:rPr>
        <w:t>đến</w:t>
      </w:r>
      <w:proofErr w:type="spellEnd"/>
      <w:r w:rsidRPr="003D73E2">
        <w:rPr>
          <w:rFonts w:ascii="Arial" w:hAnsi="Arial" w:cs="Arial"/>
        </w:rPr>
        <w:t xml:space="preserve"> </w:t>
      </w:r>
      <w:proofErr w:type="spellStart"/>
      <w:r w:rsidRPr="003D73E2">
        <w:rPr>
          <w:rFonts w:ascii="Arial" w:hAnsi="Arial" w:cs="Arial"/>
        </w:rPr>
        <w:t>mép</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tại</w:t>
      </w:r>
      <w:proofErr w:type="spellEnd"/>
      <w:r w:rsidRPr="003D73E2">
        <w:rPr>
          <w:rFonts w:ascii="Arial" w:hAnsi="Arial" w:cs="Arial"/>
        </w:rPr>
        <w:t xml:space="preserve"> </w:t>
      </w:r>
      <w:proofErr w:type="spellStart"/>
      <w:r w:rsidRPr="003D73E2">
        <w:rPr>
          <w:rFonts w:ascii="Arial" w:hAnsi="Arial" w:cs="Arial"/>
        </w:rPr>
        <w:t>điểm</w:t>
      </w:r>
      <w:proofErr w:type="spellEnd"/>
      <w:r w:rsidRPr="003D73E2">
        <w:rPr>
          <w:rFonts w:ascii="Arial" w:hAnsi="Arial" w:cs="Arial"/>
        </w:rPr>
        <w:t xml:space="preserve"> </w:t>
      </w:r>
      <w:proofErr w:type="spellStart"/>
      <w:r w:rsidRPr="003D73E2">
        <w:rPr>
          <w:rFonts w:ascii="Arial" w:hAnsi="Arial" w:cs="Arial"/>
        </w:rPr>
        <w:t>giữa</w:t>
      </w:r>
      <w:proofErr w:type="spellEnd"/>
      <w:r w:rsidRPr="003D73E2">
        <w:rPr>
          <w:rFonts w:ascii="Arial" w:hAnsi="Arial" w:cs="Arial"/>
        </w:rPr>
        <w:t xml:space="preserve">. </w:t>
      </w:r>
    </w:p>
    <w:p w14:paraId="6236D3D4" w14:textId="77777777" w:rsidR="00CF2477" w:rsidRPr="003D73E2" w:rsidRDefault="00CF2477" w:rsidP="00007724">
      <w:pPr>
        <w:spacing w:after="120"/>
        <w:jc w:val="both"/>
        <w:rPr>
          <w:rFonts w:ascii="Arial" w:hAnsi="Arial" w:cs="Arial"/>
        </w:rPr>
      </w:pPr>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các</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bảo</w:t>
      </w:r>
      <w:proofErr w:type="spellEnd"/>
      <w:r w:rsidRPr="003D73E2">
        <w:rPr>
          <w:rFonts w:ascii="Arial" w:hAnsi="Arial" w:cs="Arial"/>
        </w:rPr>
        <w:t xml:space="preserve"> </w:t>
      </w:r>
      <w:proofErr w:type="spellStart"/>
      <w:r w:rsidRPr="003D73E2">
        <w:rPr>
          <w:rFonts w:ascii="Arial" w:hAnsi="Arial" w:cs="Arial"/>
        </w:rPr>
        <w:t>vệ</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Các </w:t>
      </w: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tạo</w:t>
      </w:r>
      <w:proofErr w:type="spellEnd"/>
      <w:r w:rsidRPr="003D73E2">
        <w:rPr>
          <w:rFonts w:ascii="Arial" w:hAnsi="Arial" w:cs="Arial"/>
        </w:rPr>
        <w:t xml:space="preserve"> </w:t>
      </w:r>
      <w:proofErr w:type="spellStart"/>
      <w:r w:rsidRPr="003D73E2">
        <w:rPr>
          <w:rFonts w:ascii="Arial" w:hAnsi="Arial" w:cs="Arial"/>
        </w:rPr>
        <w:t>rỗng</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hình</w:t>
      </w:r>
      <w:proofErr w:type="spellEnd"/>
      <w:r w:rsidRPr="003D73E2">
        <w:rPr>
          <w:rFonts w:ascii="Arial" w:hAnsi="Arial" w:cs="Arial"/>
        </w:rPr>
        <w:t xml:space="preserve"> </w:t>
      </w:r>
      <w:proofErr w:type="spellStart"/>
      <w:r w:rsidRPr="003D73E2">
        <w:rPr>
          <w:rFonts w:ascii="Arial" w:hAnsi="Arial" w:cs="Arial"/>
        </w:rPr>
        <w:t>sẵn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trước</w:t>
      </w:r>
      <w:proofErr w:type="spellEnd"/>
      <w:r w:rsidRPr="003D73E2">
        <w:rPr>
          <w:rFonts w:ascii="Arial" w:hAnsi="Arial" w:cs="Arial"/>
        </w:rPr>
        <w:t xml:space="preserve"> </w:t>
      </w:r>
      <w:proofErr w:type="spellStart"/>
      <w:r w:rsidRPr="003D73E2">
        <w:rPr>
          <w:rFonts w:ascii="Arial" w:hAnsi="Arial" w:cs="Arial"/>
        </w:rPr>
        <w:t>khi</w:t>
      </w:r>
      <w:proofErr w:type="spellEnd"/>
      <w:r w:rsidRPr="003D73E2">
        <w:rPr>
          <w:rFonts w:ascii="Arial" w:hAnsi="Arial" w:cs="Arial"/>
        </w:rPr>
        <w:t xml:space="preserve"> </w:t>
      </w:r>
      <w:proofErr w:type="spellStart"/>
      <w:r w:rsidRPr="003D73E2">
        <w:rPr>
          <w:rFonts w:ascii="Arial" w:hAnsi="Arial" w:cs="Arial"/>
        </w:rPr>
        <w:t>đưa</w:t>
      </w:r>
      <w:proofErr w:type="spellEnd"/>
      <w:r w:rsidRPr="003D73E2">
        <w:rPr>
          <w:rFonts w:ascii="Arial" w:hAnsi="Arial" w:cs="Arial"/>
        </w:rPr>
        <w:t xml:space="preserve"> </w:t>
      </w:r>
      <w:proofErr w:type="spellStart"/>
      <w:r w:rsidRPr="003D73E2">
        <w:rPr>
          <w:rFonts w:ascii="Arial" w:hAnsi="Arial" w:cs="Arial"/>
        </w:rPr>
        <w:t>vào</w:t>
      </w:r>
      <w:proofErr w:type="spellEnd"/>
      <w:r w:rsidRPr="003D73E2">
        <w:rPr>
          <w:rFonts w:ascii="Arial" w:hAnsi="Arial" w:cs="Arial"/>
        </w:rPr>
        <w:t xml:space="preserve"> </w:t>
      </w:r>
      <w:proofErr w:type="spellStart"/>
      <w:r w:rsidRPr="003D73E2">
        <w:rPr>
          <w:rFonts w:ascii="Arial" w:hAnsi="Arial" w:cs="Arial"/>
        </w:rPr>
        <w:t>sử</w:t>
      </w:r>
      <w:proofErr w:type="spellEnd"/>
      <w:r w:rsidRPr="003D73E2">
        <w:rPr>
          <w:rFonts w:ascii="Arial" w:hAnsi="Arial" w:cs="Arial"/>
        </w:rPr>
        <w:t xml:space="preserve"> </w:t>
      </w:r>
      <w:proofErr w:type="spellStart"/>
      <w:r w:rsidRPr="003D73E2">
        <w:rPr>
          <w:rFonts w:ascii="Arial" w:hAnsi="Arial" w:cs="Arial"/>
        </w:rPr>
        <w:t>dụng</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đục</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đục</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bề</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diện</w:t>
      </w:r>
      <w:proofErr w:type="spellEnd"/>
      <w:r w:rsidRPr="003D73E2">
        <w:rPr>
          <w:rFonts w:ascii="Arial" w:hAnsi="Arial" w:cs="Arial"/>
        </w:rPr>
        <w:t xml:space="preserve"> </w:t>
      </w:r>
      <w:proofErr w:type="spellStart"/>
      <w:r w:rsidRPr="003D73E2">
        <w:rPr>
          <w:rFonts w:ascii="Arial" w:hAnsi="Arial" w:cs="Arial"/>
        </w:rPr>
        <w:t>tích</w:t>
      </w:r>
      <w:proofErr w:type="spellEnd"/>
      <w:r w:rsidRPr="003D73E2">
        <w:rPr>
          <w:rFonts w:ascii="Arial" w:hAnsi="Arial" w:cs="Arial"/>
        </w:rPr>
        <w:t xml:space="preserve"> </w:t>
      </w:r>
      <w:proofErr w:type="spellStart"/>
      <w:r w:rsidRPr="003D73E2">
        <w:rPr>
          <w:rFonts w:ascii="Arial" w:hAnsi="Arial" w:cs="Arial"/>
        </w:rPr>
        <w:t>từ</w:t>
      </w:r>
      <w:proofErr w:type="spellEnd"/>
      <w:r w:rsidRPr="003D73E2">
        <w:rPr>
          <w:rFonts w:ascii="Arial" w:hAnsi="Arial" w:cs="Arial"/>
        </w:rPr>
        <w:t xml:space="preserve"> 10 </w:t>
      </w:r>
      <w:r w:rsidRPr="003D73E2">
        <w:rPr>
          <w:rFonts w:ascii="Arial" w:hAnsi="Arial" w:cs="Arial"/>
        </w:rPr>
        <w:sym w:font="Symbol" w:char="F0B8"/>
      </w:r>
      <w:r w:rsidRPr="003D73E2">
        <w:rPr>
          <w:rFonts w:ascii="Arial" w:hAnsi="Arial" w:cs="Arial"/>
        </w:rPr>
        <w:t xml:space="preserve"> 15 </w:t>
      </w:r>
      <w:proofErr w:type="spellStart"/>
      <w:r w:rsidRPr="003D73E2">
        <w:rPr>
          <w:rFonts w:ascii="Arial" w:hAnsi="Arial" w:cs="Arial"/>
        </w:rPr>
        <w:t>cm</w:t>
      </w:r>
      <w:r w:rsidRPr="003D73E2">
        <w:rPr>
          <w:rFonts w:ascii="Arial" w:hAnsi="Arial" w:cs="Arial"/>
          <w:vertAlign w:val="superscript"/>
        </w:rPr>
        <w:t>2</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00C62EE8"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vị</w:t>
      </w:r>
      <w:proofErr w:type="spellEnd"/>
      <w:r w:rsidRPr="003D73E2">
        <w:rPr>
          <w:rFonts w:ascii="Arial" w:hAnsi="Arial" w:cs="Arial"/>
        </w:rPr>
        <w:t xml:space="preserve"> </w:t>
      </w:r>
      <w:proofErr w:type="spellStart"/>
      <w:r w:rsidRPr="003D73E2">
        <w:rPr>
          <w:rFonts w:ascii="Arial" w:hAnsi="Arial" w:cs="Arial"/>
        </w:rPr>
        <w:t>trí</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phương</w:t>
      </w:r>
      <w:proofErr w:type="spellEnd"/>
      <w:r w:rsidRPr="003D73E2">
        <w:rPr>
          <w:rFonts w:ascii="Arial" w:hAnsi="Arial" w:cs="Arial"/>
        </w:rPr>
        <w:t xml:space="preserve"> </w:t>
      </w:r>
      <w:proofErr w:type="spellStart"/>
      <w:r w:rsidRPr="003D73E2">
        <w:rPr>
          <w:rFonts w:ascii="Arial" w:hAnsi="Arial" w:cs="Arial"/>
        </w:rPr>
        <w:t>đứng</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ke</w:t>
      </w:r>
      <w:proofErr w:type="spellEnd"/>
      <w:r w:rsidRPr="003D73E2">
        <w:rPr>
          <w:rFonts w:ascii="Arial" w:hAnsi="Arial" w:cs="Arial"/>
        </w:rPr>
        <w:t xml:space="preserve"> </w:t>
      </w:r>
      <w:proofErr w:type="spellStart"/>
      <w:r w:rsidRPr="003D73E2">
        <w:rPr>
          <w:rFonts w:ascii="Arial" w:hAnsi="Arial" w:cs="Arial"/>
        </w:rPr>
        <w:t>đo</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chịu</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phía</w:t>
      </w:r>
      <w:proofErr w:type="spellEnd"/>
      <w:r w:rsidRPr="003D73E2">
        <w:rPr>
          <w:rFonts w:ascii="Arial" w:hAnsi="Arial" w:cs="Arial"/>
        </w:rPr>
        <w:t xml:space="preserve"> </w:t>
      </w:r>
      <w:proofErr w:type="spellStart"/>
      <w:r w:rsidRPr="003D73E2">
        <w:rPr>
          <w:rFonts w:ascii="Arial" w:hAnsi="Arial" w:cs="Arial"/>
        </w:rPr>
        <w:t>dưới</w:t>
      </w:r>
      <w:proofErr w:type="spellEnd"/>
      <w:r w:rsidRPr="003D73E2">
        <w:rPr>
          <w:rFonts w:ascii="Arial" w:hAnsi="Arial" w:cs="Arial"/>
        </w:rPr>
        <w:t xml:space="preserve"> (</w:t>
      </w:r>
      <w:proofErr w:type="spellStart"/>
      <w:r w:rsidRPr="003D73E2">
        <w:rPr>
          <w:rFonts w:ascii="Arial" w:hAnsi="Arial" w:cs="Arial"/>
        </w:rPr>
        <w:t>d</w:t>
      </w:r>
      <w:r w:rsidRPr="003D73E2">
        <w:rPr>
          <w:rFonts w:ascii="Arial" w:hAnsi="Arial" w:cs="Arial"/>
          <w:vertAlign w:val="subscript"/>
        </w:rPr>
        <w:t>2</w:t>
      </w:r>
      <w:proofErr w:type="spellEnd"/>
      <w:r w:rsidRPr="003D73E2">
        <w:rPr>
          <w:rFonts w:ascii="Arial" w:hAnsi="Arial" w:cs="Arial"/>
        </w:rPr>
        <w:t xml:space="preserve">) </w:t>
      </w:r>
      <w:proofErr w:type="spellStart"/>
      <w:r w:rsidRPr="003D73E2">
        <w:rPr>
          <w:rFonts w:ascii="Arial" w:hAnsi="Arial" w:cs="Arial"/>
        </w:rPr>
        <w:t>là</w:t>
      </w:r>
      <w:proofErr w:type="spellEnd"/>
      <w:r w:rsidRPr="003D73E2">
        <w:rPr>
          <w:rFonts w:ascii="Arial" w:hAnsi="Arial" w:cs="Arial"/>
        </w:rPr>
        <w:t xml:space="preserve"> </w:t>
      </w:r>
      <w:proofErr w:type="spellStart"/>
      <w:r w:rsidRPr="003D73E2">
        <w:rPr>
          <w:rFonts w:ascii="Arial" w:hAnsi="Arial" w:cs="Arial"/>
        </w:rPr>
        <w:t>kết</w:t>
      </w:r>
      <w:proofErr w:type="spellEnd"/>
      <w:r w:rsidRPr="003D73E2">
        <w:rPr>
          <w:rFonts w:ascii="Arial" w:hAnsi="Arial" w:cs="Arial"/>
        </w:rPr>
        <w:t xml:space="preserve"> </w:t>
      </w:r>
      <w:proofErr w:type="spellStart"/>
      <w:r w:rsidRPr="003D73E2">
        <w:rPr>
          <w:rFonts w:ascii="Arial" w:hAnsi="Arial" w:cs="Arial"/>
        </w:rPr>
        <w:t>quả</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hiệu</w:t>
      </w:r>
      <w:proofErr w:type="spellEnd"/>
      <w:r w:rsidRPr="003D73E2">
        <w:rPr>
          <w:rFonts w:ascii="Arial" w:hAnsi="Arial" w:cs="Arial"/>
        </w:rPr>
        <w:t xml:space="preserve"> </w:t>
      </w:r>
      <w:proofErr w:type="spellStart"/>
      <w:r w:rsidRPr="003D73E2">
        <w:rPr>
          <w:rFonts w:ascii="Arial" w:hAnsi="Arial" w:cs="Arial"/>
        </w:rPr>
        <w:t>số</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tấm</w:t>
      </w:r>
      <w:proofErr w:type="spellEnd"/>
      <w:r w:rsidRPr="003D73E2">
        <w:rPr>
          <w:rFonts w:ascii="Arial" w:hAnsi="Arial" w:cs="Arial"/>
        </w:rPr>
        <w:t xml:space="preserve"> (c)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cộng</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dày</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mặt</w:t>
      </w:r>
      <w:proofErr w:type="spellEnd"/>
      <w:r w:rsidRPr="003D73E2">
        <w:rPr>
          <w:rFonts w:ascii="Arial" w:hAnsi="Arial" w:cs="Arial"/>
        </w:rPr>
        <w:t xml:space="preserve"> </w:t>
      </w:r>
      <w:proofErr w:type="spellStart"/>
      <w:r w:rsidRPr="003D73E2">
        <w:rPr>
          <w:rFonts w:ascii="Arial" w:hAnsi="Arial" w:cs="Arial"/>
        </w:rPr>
        <w:t>lớp</w:t>
      </w:r>
      <w:proofErr w:type="spellEnd"/>
      <w:r w:rsidRPr="003D73E2">
        <w:rPr>
          <w:rFonts w:ascii="Arial" w:hAnsi="Arial" w:cs="Arial"/>
        </w:rPr>
        <w:t xml:space="preserve"> </w:t>
      </w:r>
      <w:proofErr w:type="spellStart"/>
      <w:r w:rsidRPr="003D73E2">
        <w:rPr>
          <w:rFonts w:ascii="Arial" w:hAnsi="Arial" w:cs="Arial"/>
        </w:rPr>
        <w:t>xốp</w:t>
      </w:r>
      <w:proofErr w:type="spellEnd"/>
      <w:r w:rsidRPr="003D73E2">
        <w:rPr>
          <w:rFonts w:ascii="Arial" w:hAnsi="Arial" w:cs="Arial"/>
        </w:rPr>
        <w:t xml:space="preserve"> (</w:t>
      </w:r>
      <w:proofErr w:type="spellStart"/>
      <w:r w:rsidRPr="003D73E2">
        <w:rPr>
          <w:rFonts w:ascii="Arial" w:hAnsi="Arial" w:cs="Arial"/>
        </w:rPr>
        <w:t>d</w:t>
      </w:r>
      <w:r w:rsidRPr="003D73E2">
        <w:rPr>
          <w:rFonts w:ascii="Arial" w:hAnsi="Arial" w:cs="Arial"/>
          <w:vertAlign w:val="subscript"/>
        </w:rPr>
        <w:t>1</w:t>
      </w:r>
      <w:proofErr w:type="spellEnd"/>
      <w:r w:rsidRPr="003D73E2">
        <w:rPr>
          <w:rFonts w:ascii="Arial" w:hAnsi="Arial" w:cs="Arial"/>
        </w:rPr>
        <w:t>)</w:t>
      </w:r>
      <w:r w:rsidR="00C62EE8" w:rsidRPr="003D73E2">
        <w:rPr>
          <w:rFonts w:ascii="Arial" w:hAnsi="Arial" w:cs="Arial"/>
        </w:rPr>
        <w:t xml:space="preserve"> </w:t>
      </w:r>
      <w:proofErr w:type="spellStart"/>
      <w:r w:rsidRPr="003D73E2">
        <w:rPr>
          <w:rFonts w:ascii="Arial" w:hAnsi="Arial" w:cs="Arial"/>
        </w:rPr>
        <w:t>d</w:t>
      </w:r>
      <w:r w:rsidRPr="003D73E2">
        <w:rPr>
          <w:rFonts w:ascii="Arial" w:hAnsi="Arial" w:cs="Arial"/>
          <w:vertAlign w:val="subscript"/>
        </w:rPr>
        <w:t>2</w:t>
      </w:r>
      <w:proofErr w:type="spellEnd"/>
      <w:r w:rsidRPr="003D73E2">
        <w:rPr>
          <w:rFonts w:ascii="Arial" w:hAnsi="Arial" w:cs="Arial"/>
        </w:rPr>
        <w:t xml:space="preserve"> = [ c - (</w:t>
      </w:r>
      <w:proofErr w:type="spellStart"/>
      <w:r w:rsidRPr="003D73E2">
        <w:rPr>
          <w:rFonts w:ascii="Arial" w:hAnsi="Arial" w:cs="Arial"/>
        </w:rPr>
        <w:t>d</w:t>
      </w:r>
      <w:r w:rsidRPr="003D73E2">
        <w:rPr>
          <w:rFonts w:ascii="Arial" w:hAnsi="Arial" w:cs="Arial"/>
          <w:vertAlign w:val="subscript"/>
        </w:rPr>
        <w:t>1</w:t>
      </w:r>
      <w:proofErr w:type="spellEnd"/>
      <w:r w:rsidRPr="003D73E2">
        <w:rPr>
          <w:rFonts w:ascii="Arial" w:hAnsi="Arial" w:cs="Arial"/>
        </w:rPr>
        <w:t xml:space="preserve"> + </w:t>
      </w:r>
      <w:proofErr w:type="spellStart"/>
      <w:r w:rsidRPr="003D73E2">
        <w:rPr>
          <w:rFonts w:ascii="Arial" w:hAnsi="Arial" w:cs="Arial"/>
        </w:rPr>
        <w:t>chiều</w:t>
      </w:r>
      <w:proofErr w:type="spellEnd"/>
      <w:r w:rsidRPr="003D73E2">
        <w:rPr>
          <w:rFonts w:ascii="Arial" w:hAnsi="Arial" w:cs="Arial"/>
        </w:rPr>
        <w:t xml:space="preserve"> </w:t>
      </w:r>
      <w:proofErr w:type="spellStart"/>
      <w:r w:rsidRPr="003D73E2">
        <w:rPr>
          <w:rFonts w:ascii="Arial" w:hAnsi="Arial" w:cs="Arial"/>
        </w:rPr>
        <w:t>cao</w:t>
      </w:r>
      <w:proofErr w:type="spellEnd"/>
      <w:r w:rsidRPr="003D73E2">
        <w:rPr>
          <w:rFonts w:ascii="Arial" w:hAnsi="Arial" w:cs="Arial"/>
        </w:rPr>
        <w:t xml:space="preserve"> </w:t>
      </w:r>
      <w:proofErr w:type="spellStart"/>
      <w:r w:rsidRPr="003D73E2">
        <w:rPr>
          <w:rFonts w:ascii="Arial" w:hAnsi="Arial" w:cs="Arial"/>
        </w:rPr>
        <w:t>xốp</w:t>
      </w:r>
      <w:proofErr w:type="spellEnd"/>
      <w:proofErr w:type="gramStart"/>
      <w:r w:rsidRPr="003D73E2">
        <w:rPr>
          <w:rFonts w:ascii="Arial" w:hAnsi="Arial" w:cs="Arial"/>
        </w:rPr>
        <w:t>) ]</w:t>
      </w:r>
      <w:proofErr w:type="gramEnd"/>
      <w:r w:rsidRPr="003D73E2">
        <w:rPr>
          <w:rFonts w:ascii="Arial" w:hAnsi="Arial" w:cs="Arial"/>
        </w:rPr>
        <w:t xml:space="preserve"> </w:t>
      </w:r>
      <w:proofErr w:type="gramStart"/>
      <w:r w:rsidRPr="003D73E2">
        <w:rPr>
          <w:rFonts w:ascii="Arial" w:hAnsi="Arial" w:cs="Arial"/>
        </w:rPr>
        <w:t xml:space="preserve">( </w:t>
      </w:r>
      <w:proofErr w:type="spellStart"/>
      <w:r w:rsidRPr="003D73E2">
        <w:rPr>
          <w:rFonts w:ascii="Arial" w:hAnsi="Arial" w:cs="Arial"/>
        </w:rPr>
        <w:t>xem</w:t>
      </w:r>
      <w:proofErr w:type="spellEnd"/>
      <w:proofErr w:type="gramEnd"/>
      <w:r w:rsidRPr="003D73E2">
        <w:rPr>
          <w:rFonts w:ascii="Arial" w:hAnsi="Arial" w:cs="Arial"/>
        </w:rPr>
        <w:t xml:space="preserve"> </w:t>
      </w:r>
      <w:proofErr w:type="spellStart"/>
      <w:r w:rsidRPr="003D73E2">
        <w:rPr>
          <w:rFonts w:ascii="Arial" w:hAnsi="Arial" w:cs="Arial"/>
        </w:rPr>
        <w:t>hình</w:t>
      </w:r>
      <w:proofErr w:type="spellEnd"/>
      <w:r w:rsidRPr="003D73E2">
        <w:rPr>
          <w:rFonts w:ascii="Arial" w:hAnsi="Arial" w:cs="Arial"/>
        </w:rPr>
        <w:t xml:space="preserve"> 3.7.2). Sau </w:t>
      </w:r>
      <w:proofErr w:type="spellStart"/>
      <w:r w:rsidRPr="003D73E2">
        <w:rPr>
          <w:rFonts w:ascii="Arial" w:hAnsi="Arial" w:cs="Arial"/>
        </w:rPr>
        <w:t>đó</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vữa</w:t>
      </w:r>
      <w:proofErr w:type="spellEnd"/>
      <w:r w:rsidRPr="003D73E2">
        <w:rPr>
          <w:rFonts w:ascii="Arial" w:hAnsi="Arial" w:cs="Arial"/>
        </w:rPr>
        <w:t xml:space="preserve"> </w:t>
      </w:r>
      <w:proofErr w:type="spellStart"/>
      <w:r w:rsidRPr="003D73E2">
        <w:rPr>
          <w:rFonts w:ascii="Arial" w:hAnsi="Arial" w:cs="Arial"/>
        </w:rPr>
        <w:t>chảy</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co </w:t>
      </w:r>
      <w:proofErr w:type="spellStart"/>
      <w:r w:rsidRPr="003D73E2">
        <w:rPr>
          <w:rFonts w:ascii="Arial" w:hAnsi="Arial" w:cs="Arial"/>
        </w:rPr>
        <w:t>hoàn</w:t>
      </w:r>
      <w:proofErr w:type="spellEnd"/>
      <w:r w:rsidRPr="003D73E2">
        <w:rPr>
          <w:rFonts w:ascii="Arial" w:hAnsi="Arial" w:cs="Arial"/>
        </w:rPr>
        <w:t xml:space="preserve"> </w:t>
      </w:r>
      <w:proofErr w:type="spellStart"/>
      <w:r w:rsidRPr="003D73E2">
        <w:rPr>
          <w:rFonts w:ascii="Arial" w:hAnsi="Arial" w:cs="Arial"/>
        </w:rPr>
        <w:t>thiện</w:t>
      </w:r>
      <w:proofErr w:type="spellEnd"/>
      <w:r w:rsidRPr="003D73E2">
        <w:rPr>
          <w:rFonts w:ascii="Arial" w:hAnsi="Arial" w:cs="Arial"/>
        </w:rPr>
        <w:t xml:space="preserve"> </w:t>
      </w:r>
      <w:proofErr w:type="spellStart"/>
      <w:r w:rsidRPr="003D73E2">
        <w:rPr>
          <w:rFonts w:ascii="Arial" w:hAnsi="Arial" w:cs="Arial"/>
        </w:rPr>
        <w:t>lại</w:t>
      </w:r>
      <w:proofErr w:type="spellEnd"/>
      <w:r w:rsidRPr="003D73E2">
        <w:rPr>
          <w:rFonts w:ascii="Arial" w:hAnsi="Arial" w:cs="Arial"/>
        </w:rPr>
        <w:t xml:space="preserve"> </w:t>
      </w:r>
      <w:proofErr w:type="spellStart"/>
      <w:r w:rsidRPr="003D73E2">
        <w:rPr>
          <w:rFonts w:ascii="Arial" w:hAnsi="Arial" w:cs="Arial"/>
        </w:rPr>
        <w:t>vết</w:t>
      </w:r>
      <w:proofErr w:type="spellEnd"/>
      <w:r w:rsidRPr="003D73E2">
        <w:rPr>
          <w:rFonts w:ascii="Arial" w:hAnsi="Arial" w:cs="Arial"/>
        </w:rPr>
        <w:t xml:space="preserve"> </w:t>
      </w:r>
      <w:proofErr w:type="spellStart"/>
      <w:r w:rsidRPr="003D73E2">
        <w:rPr>
          <w:rFonts w:ascii="Arial" w:hAnsi="Arial" w:cs="Arial"/>
        </w:rPr>
        <w:t>đục</w:t>
      </w:r>
      <w:proofErr w:type="spellEnd"/>
      <w:r w:rsidRPr="003D73E2">
        <w:rPr>
          <w:rFonts w:ascii="Arial" w:hAnsi="Arial" w:cs="Arial"/>
        </w:rPr>
        <w:t>.</w:t>
      </w:r>
    </w:p>
    <w:p w14:paraId="6C695763"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5.2.3. </w:t>
      </w:r>
      <w:proofErr w:type="spellStart"/>
      <w:r w:rsidRPr="003D73E2">
        <w:rPr>
          <w:rFonts w:ascii="Arial" w:hAnsi="Arial" w:cs="Arial"/>
          <w:b/>
          <w:bCs/>
          <w:i/>
          <w:iCs/>
        </w:rPr>
        <w:t>Đánh</w:t>
      </w:r>
      <w:proofErr w:type="spellEnd"/>
      <w:r w:rsidRPr="003D73E2">
        <w:rPr>
          <w:rFonts w:ascii="Arial" w:hAnsi="Arial" w:cs="Arial"/>
          <w:b/>
          <w:bCs/>
          <w:i/>
          <w:iCs/>
        </w:rPr>
        <w:t xml:space="preserve"> </w:t>
      </w:r>
      <w:proofErr w:type="spellStart"/>
      <w:r w:rsidRPr="003D73E2">
        <w:rPr>
          <w:rFonts w:ascii="Arial" w:hAnsi="Arial" w:cs="Arial"/>
          <w:b/>
          <w:bCs/>
          <w:i/>
          <w:iCs/>
        </w:rPr>
        <w:t>giá</w:t>
      </w:r>
      <w:proofErr w:type="spellEnd"/>
      <w:r w:rsidRPr="003D73E2">
        <w:rPr>
          <w:rFonts w:ascii="Arial" w:hAnsi="Arial" w:cs="Arial"/>
          <w:b/>
          <w:bCs/>
          <w:i/>
          <w:iCs/>
        </w:rPr>
        <w:t xml:space="preserve"> </w:t>
      </w:r>
      <w:proofErr w:type="spellStart"/>
      <w:r w:rsidRPr="003D73E2">
        <w:rPr>
          <w:rFonts w:ascii="Arial" w:hAnsi="Arial" w:cs="Arial"/>
          <w:b/>
          <w:bCs/>
          <w:i/>
          <w:iCs/>
        </w:rPr>
        <w:t>kết</w:t>
      </w:r>
      <w:proofErr w:type="spellEnd"/>
      <w:r w:rsidRPr="003D73E2">
        <w:rPr>
          <w:rFonts w:ascii="Arial" w:hAnsi="Arial" w:cs="Arial"/>
          <w:b/>
          <w:bCs/>
          <w:i/>
          <w:iCs/>
        </w:rPr>
        <w:t xml:space="preserve"> </w:t>
      </w:r>
      <w:proofErr w:type="spellStart"/>
      <w:r w:rsidRPr="003D73E2">
        <w:rPr>
          <w:rFonts w:ascii="Arial" w:hAnsi="Arial" w:cs="Arial"/>
          <w:b/>
          <w:bCs/>
          <w:i/>
          <w:iCs/>
        </w:rPr>
        <w:t>quả</w:t>
      </w:r>
      <w:proofErr w:type="spellEnd"/>
    </w:p>
    <w:p w14:paraId="204A55F8"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Nếu</w:t>
      </w:r>
      <w:proofErr w:type="spellEnd"/>
      <w:r w:rsidRPr="003D73E2">
        <w:rPr>
          <w:rFonts w:ascii="Arial" w:hAnsi="Arial" w:cs="Arial"/>
        </w:rPr>
        <w:t xml:space="preserve"> </w:t>
      </w:r>
      <w:proofErr w:type="spellStart"/>
      <w:r w:rsidRPr="003D73E2">
        <w:rPr>
          <w:rFonts w:ascii="Arial" w:hAnsi="Arial" w:cs="Arial"/>
        </w:rPr>
        <w:t>cả</w:t>
      </w:r>
      <w:proofErr w:type="spellEnd"/>
      <w:r w:rsidRPr="003D73E2">
        <w:rPr>
          <w:rFonts w:ascii="Arial" w:hAnsi="Arial" w:cs="Arial"/>
        </w:rPr>
        <w:t xml:space="preserve"> 3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đạt</w:t>
      </w:r>
      <w:proofErr w:type="spellEnd"/>
      <w:r w:rsidRPr="003D73E2">
        <w:rPr>
          <w:rFonts w:ascii="Arial" w:hAnsi="Arial" w:cs="Arial"/>
        </w:rPr>
        <w:t xml:space="preserve"> </w:t>
      </w: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thì</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đó</w:t>
      </w:r>
      <w:proofErr w:type="spellEnd"/>
      <w:r w:rsidRPr="003D73E2">
        <w:rPr>
          <w:rFonts w:ascii="Arial" w:hAnsi="Arial" w:cs="Arial"/>
        </w:rPr>
        <w:t xml:space="preserve"> </w:t>
      </w:r>
      <w:proofErr w:type="spellStart"/>
      <w:r w:rsidRPr="003D73E2">
        <w:rPr>
          <w:rFonts w:ascii="Arial" w:hAnsi="Arial" w:cs="Arial"/>
        </w:rPr>
        <w:t>đạt</w:t>
      </w:r>
      <w:proofErr w:type="spellEnd"/>
      <w:r w:rsidRPr="003D73E2">
        <w:rPr>
          <w:rFonts w:ascii="Arial" w:hAnsi="Arial" w:cs="Arial"/>
        </w:rPr>
        <w:t xml:space="preserve"> </w:t>
      </w:r>
      <w:proofErr w:type="spellStart"/>
      <w:r w:rsidRPr="003D73E2">
        <w:rPr>
          <w:rFonts w:ascii="Arial" w:hAnsi="Arial" w:cs="Arial"/>
        </w:rPr>
        <w:t>chất</w:t>
      </w:r>
      <w:proofErr w:type="spellEnd"/>
      <w:r w:rsidRPr="003D73E2">
        <w:rPr>
          <w:rFonts w:ascii="Arial" w:hAnsi="Arial" w:cs="Arial"/>
        </w:rPr>
        <w:t xml:space="preserve"> </w:t>
      </w:r>
      <w:proofErr w:type="spellStart"/>
      <w:r w:rsidRPr="003D73E2">
        <w:rPr>
          <w:rFonts w:ascii="Arial" w:hAnsi="Arial" w:cs="Arial"/>
        </w:rPr>
        <w:t>lượng</w:t>
      </w:r>
      <w:proofErr w:type="spellEnd"/>
      <w:r w:rsidRPr="003D73E2">
        <w:rPr>
          <w:rFonts w:ascii="Arial" w:hAnsi="Arial" w:cs="Arial"/>
        </w:rPr>
        <w:t xml:space="preserve"> </w:t>
      </w:r>
      <w:proofErr w:type="spellStart"/>
      <w:r w:rsidRPr="003D73E2">
        <w:rPr>
          <w:rFonts w:ascii="Arial" w:hAnsi="Arial" w:cs="Arial"/>
        </w:rPr>
        <w:t>quy</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còn</w:t>
      </w:r>
      <w:proofErr w:type="spellEnd"/>
      <w:r w:rsidRPr="003D73E2">
        <w:rPr>
          <w:rFonts w:ascii="Arial" w:hAnsi="Arial" w:cs="Arial"/>
        </w:rPr>
        <w:t xml:space="preserve"> </w:t>
      </w:r>
      <w:proofErr w:type="spellStart"/>
      <w:r w:rsidRPr="003D73E2">
        <w:rPr>
          <w:rFonts w:ascii="Arial" w:hAnsi="Arial" w:cs="Arial"/>
        </w:rPr>
        <w:t>nếu</w:t>
      </w:r>
      <w:proofErr w:type="spellEnd"/>
      <w:r w:rsidRPr="003D73E2">
        <w:rPr>
          <w:rFonts w:ascii="Arial" w:hAnsi="Arial" w:cs="Arial"/>
        </w:rPr>
        <w:t xml:space="preserve"> </w:t>
      </w:r>
      <w:proofErr w:type="spellStart"/>
      <w:r w:rsidRPr="003D73E2">
        <w:rPr>
          <w:rFonts w:ascii="Arial" w:hAnsi="Arial" w:cs="Arial"/>
        </w:rPr>
        <w:t>trong</w:t>
      </w:r>
      <w:proofErr w:type="spellEnd"/>
      <w:r w:rsidRPr="003D73E2">
        <w:rPr>
          <w:rFonts w:ascii="Arial" w:hAnsi="Arial" w:cs="Arial"/>
        </w:rPr>
        <w:t xml:space="preserve"> 3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một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đạt</w:t>
      </w:r>
      <w:proofErr w:type="spellEnd"/>
      <w:r w:rsidRPr="003D73E2">
        <w:rPr>
          <w:rFonts w:ascii="Arial" w:hAnsi="Arial" w:cs="Arial"/>
        </w:rPr>
        <w:t xml:space="preserve">, </w:t>
      </w:r>
      <w:proofErr w:type="spellStart"/>
      <w:r w:rsidRPr="003D73E2">
        <w:rPr>
          <w:rFonts w:ascii="Arial" w:hAnsi="Arial" w:cs="Arial"/>
        </w:rPr>
        <w:t>thì</w:t>
      </w:r>
      <w:proofErr w:type="spellEnd"/>
      <w:r w:rsidRPr="003D73E2">
        <w:rPr>
          <w:rFonts w:ascii="Arial" w:hAnsi="Arial" w:cs="Arial"/>
        </w:rPr>
        <w:t xml:space="preserve"> </w:t>
      </w:r>
      <w:proofErr w:type="spellStart"/>
      <w:r w:rsidRPr="003D73E2">
        <w:rPr>
          <w:rFonts w:ascii="Arial" w:hAnsi="Arial" w:cs="Arial"/>
        </w:rPr>
        <w:t>trong</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đó</w:t>
      </w:r>
      <w:proofErr w:type="spellEnd"/>
      <w:r w:rsidRPr="003D73E2">
        <w:rPr>
          <w:rFonts w:ascii="Arial" w:hAnsi="Arial" w:cs="Arial"/>
        </w:rPr>
        <w:t xml:space="preserve"> </w:t>
      </w:r>
      <w:proofErr w:type="spellStart"/>
      <w:r w:rsidRPr="003D73E2">
        <w:rPr>
          <w:rFonts w:ascii="Arial" w:hAnsi="Arial" w:cs="Arial"/>
        </w:rPr>
        <w:t>lại</w:t>
      </w:r>
      <w:proofErr w:type="spellEnd"/>
      <w:r w:rsidRPr="003D73E2">
        <w:rPr>
          <w:rFonts w:ascii="Arial" w:hAnsi="Arial" w:cs="Arial"/>
        </w:rPr>
        <w:t xml:space="preserve"> </w:t>
      </w:r>
      <w:proofErr w:type="spellStart"/>
      <w:r w:rsidRPr="003D73E2">
        <w:rPr>
          <w:rFonts w:ascii="Arial" w:hAnsi="Arial" w:cs="Arial"/>
        </w:rPr>
        <w:t>chọn</w:t>
      </w:r>
      <w:proofErr w:type="spellEnd"/>
      <w:r w:rsidRPr="003D73E2">
        <w:rPr>
          <w:rFonts w:ascii="Arial" w:hAnsi="Arial" w:cs="Arial"/>
        </w:rPr>
        <w:t xml:space="preserve"> </w:t>
      </w:r>
      <w:proofErr w:type="spellStart"/>
      <w:r w:rsidRPr="003D73E2">
        <w:rPr>
          <w:rFonts w:ascii="Arial" w:hAnsi="Arial" w:cs="Arial"/>
        </w:rPr>
        <w:t>tiếp</w:t>
      </w:r>
      <w:proofErr w:type="spellEnd"/>
      <w:r w:rsidRPr="003D73E2">
        <w:rPr>
          <w:rFonts w:ascii="Arial" w:hAnsi="Arial" w:cs="Arial"/>
        </w:rPr>
        <w:t xml:space="preserve"> 3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khác</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Nếu</w:t>
      </w:r>
      <w:proofErr w:type="spellEnd"/>
      <w:r w:rsidRPr="003D73E2">
        <w:rPr>
          <w:rFonts w:ascii="Arial" w:hAnsi="Arial" w:cs="Arial"/>
        </w:rPr>
        <w:t xml:space="preserve"> </w:t>
      </w:r>
      <w:proofErr w:type="spellStart"/>
      <w:r w:rsidRPr="003D73E2">
        <w:rPr>
          <w:rFonts w:ascii="Arial" w:hAnsi="Arial" w:cs="Arial"/>
        </w:rPr>
        <w:t>lại</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một</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đạt</w:t>
      </w:r>
      <w:proofErr w:type="spellEnd"/>
      <w:r w:rsidRPr="003D73E2">
        <w:rPr>
          <w:rFonts w:ascii="Arial" w:hAnsi="Arial" w:cs="Arial"/>
        </w:rPr>
        <w:t xml:space="preserve">, </w:t>
      </w:r>
      <w:proofErr w:type="spellStart"/>
      <w:r w:rsidRPr="003D73E2">
        <w:rPr>
          <w:rFonts w:ascii="Arial" w:hAnsi="Arial" w:cs="Arial"/>
        </w:rPr>
        <w:t>thì</w:t>
      </w:r>
      <w:proofErr w:type="spellEnd"/>
      <w:r w:rsidRPr="003D73E2">
        <w:rPr>
          <w:rFonts w:ascii="Arial" w:hAnsi="Arial" w:cs="Arial"/>
        </w:rPr>
        <w:t xml:space="preserve"> </w:t>
      </w:r>
      <w:proofErr w:type="spellStart"/>
      <w:r w:rsidRPr="003D73E2">
        <w:rPr>
          <w:rFonts w:ascii="Arial" w:hAnsi="Arial" w:cs="Arial"/>
        </w:rPr>
        <w:t>đối</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này</w:t>
      </w:r>
      <w:proofErr w:type="spellEnd"/>
      <w:r w:rsidRPr="003D73E2">
        <w:rPr>
          <w:rFonts w:ascii="Arial" w:hAnsi="Arial" w:cs="Arial"/>
        </w:rPr>
        <w:t xml:space="preserve"> </w:t>
      </w:r>
      <w:proofErr w:type="spellStart"/>
      <w:r w:rsidRPr="003D73E2">
        <w:rPr>
          <w:rFonts w:ascii="Arial" w:hAnsi="Arial" w:cs="Arial"/>
        </w:rPr>
        <w:t>phải</w:t>
      </w:r>
      <w:proofErr w:type="spellEnd"/>
      <w:r w:rsidRPr="003D73E2">
        <w:rPr>
          <w:rFonts w:ascii="Arial" w:hAnsi="Arial" w:cs="Arial"/>
        </w:rPr>
        <w:t xml:space="preserve"> </w:t>
      </w:r>
      <w:proofErr w:type="spellStart"/>
      <w:r w:rsidRPr="003D73E2">
        <w:rPr>
          <w:rFonts w:ascii="Arial" w:hAnsi="Arial" w:cs="Arial"/>
        </w:rPr>
        <w:t>nghiệm</w:t>
      </w:r>
      <w:proofErr w:type="spellEnd"/>
      <w:r w:rsidRPr="003D73E2">
        <w:rPr>
          <w:rFonts w:ascii="Arial" w:hAnsi="Arial" w:cs="Arial"/>
        </w:rPr>
        <w:t xml:space="preserve"> </w:t>
      </w:r>
      <w:proofErr w:type="spellStart"/>
      <w:r w:rsidRPr="003D73E2">
        <w:rPr>
          <w:rFonts w:ascii="Arial" w:hAnsi="Arial" w:cs="Arial"/>
        </w:rPr>
        <w:t>thu</w:t>
      </w:r>
      <w:proofErr w:type="spellEnd"/>
      <w:r w:rsidRPr="003D73E2">
        <w:rPr>
          <w:rFonts w:ascii="Arial" w:hAnsi="Arial" w:cs="Arial"/>
        </w:rPr>
        <w:t xml:space="preserve"> </w:t>
      </w:r>
      <w:proofErr w:type="spellStart"/>
      <w:r w:rsidRPr="003D73E2">
        <w:rPr>
          <w:rFonts w:ascii="Arial" w:hAnsi="Arial" w:cs="Arial"/>
        </w:rPr>
        <w:t>từng</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w:t>
      </w:r>
    </w:p>
    <w:p w14:paraId="5ED0DF3D" w14:textId="77777777" w:rsidR="00CF2477" w:rsidRPr="003D73E2" w:rsidRDefault="00CF2477" w:rsidP="00007724">
      <w:pPr>
        <w:spacing w:after="120"/>
        <w:jc w:val="both"/>
        <w:rPr>
          <w:rFonts w:ascii="Arial" w:hAnsi="Arial" w:cs="Arial"/>
          <w:b/>
          <w:bCs/>
          <w:i/>
          <w:iCs/>
        </w:rPr>
      </w:pPr>
      <w:r w:rsidRPr="003D73E2">
        <w:rPr>
          <w:rFonts w:ascii="Arial" w:hAnsi="Arial" w:cs="Arial"/>
          <w:b/>
          <w:bCs/>
          <w:i/>
          <w:iCs/>
        </w:rPr>
        <w:t xml:space="preserve">5.3. </w:t>
      </w:r>
      <w:proofErr w:type="spellStart"/>
      <w:r w:rsidRPr="003D73E2">
        <w:rPr>
          <w:rFonts w:ascii="Arial" w:hAnsi="Arial" w:cs="Arial"/>
          <w:b/>
          <w:bCs/>
          <w:i/>
          <w:iCs/>
        </w:rPr>
        <w:t>Kiểm</w:t>
      </w:r>
      <w:proofErr w:type="spellEnd"/>
      <w:r w:rsidRPr="003D73E2">
        <w:rPr>
          <w:rFonts w:ascii="Arial" w:hAnsi="Arial" w:cs="Arial"/>
          <w:b/>
          <w:bCs/>
          <w:i/>
          <w:iCs/>
        </w:rPr>
        <w:t xml:space="preserve"> </w:t>
      </w:r>
      <w:proofErr w:type="spellStart"/>
      <w:r w:rsidRPr="003D73E2">
        <w:rPr>
          <w:rFonts w:ascii="Arial" w:hAnsi="Arial" w:cs="Arial"/>
          <w:b/>
          <w:bCs/>
          <w:i/>
          <w:iCs/>
        </w:rPr>
        <w:t>tra</w:t>
      </w:r>
      <w:proofErr w:type="spellEnd"/>
      <w:r w:rsidRPr="003D73E2">
        <w:rPr>
          <w:rFonts w:ascii="Arial" w:hAnsi="Arial" w:cs="Arial"/>
          <w:b/>
          <w:bCs/>
          <w:i/>
          <w:iCs/>
        </w:rPr>
        <w:t xml:space="preserve"> </w:t>
      </w:r>
      <w:proofErr w:type="spellStart"/>
      <w:r w:rsidRPr="003D73E2">
        <w:rPr>
          <w:rFonts w:ascii="Arial" w:hAnsi="Arial" w:cs="Arial"/>
          <w:b/>
          <w:bCs/>
          <w:i/>
          <w:iCs/>
        </w:rPr>
        <w:t>cường</w:t>
      </w:r>
      <w:proofErr w:type="spellEnd"/>
      <w:r w:rsidRPr="003D73E2">
        <w:rPr>
          <w:rFonts w:ascii="Arial" w:hAnsi="Arial" w:cs="Arial"/>
          <w:b/>
          <w:bCs/>
          <w:i/>
          <w:iCs/>
        </w:rPr>
        <w:t xml:space="preserve"> </w:t>
      </w:r>
      <w:proofErr w:type="spellStart"/>
      <w:r w:rsidRPr="003D73E2">
        <w:rPr>
          <w:rFonts w:ascii="Arial" w:hAnsi="Arial" w:cs="Arial"/>
          <w:b/>
          <w:bCs/>
          <w:i/>
          <w:iCs/>
        </w:rPr>
        <w:t>độ</w:t>
      </w:r>
      <w:proofErr w:type="spellEnd"/>
      <w:r w:rsidRPr="003D73E2">
        <w:rPr>
          <w:rFonts w:ascii="Arial" w:hAnsi="Arial" w:cs="Arial"/>
          <w:b/>
          <w:bCs/>
          <w:i/>
          <w:iCs/>
        </w:rPr>
        <w:t xml:space="preserve"> </w:t>
      </w:r>
      <w:proofErr w:type="spellStart"/>
      <w:r w:rsidRPr="003D73E2">
        <w:rPr>
          <w:rFonts w:ascii="Arial" w:hAnsi="Arial" w:cs="Arial"/>
          <w:b/>
          <w:bCs/>
          <w:i/>
          <w:iCs/>
        </w:rPr>
        <w:t>bê</w:t>
      </w:r>
      <w:proofErr w:type="spellEnd"/>
      <w:r w:rsidRPr="003D73E2">
        <w:rPr>
          <w:rFonts w:ascii="Arial" w:hAnsi="Arial" w:cs="Arial"/>
          <w:b/>
          <w:bCs/>
          <w:i/>
          <w:iCs/>
        </w:rPr>
        <w:t xml:space="preserve"> </w:t>
      </w:r>
      <w:proofErr w:type="spellStart"/>
      <w:r w:rsidRPr="003D73E2">
        <w:rPr>
          <w:rFonts w:ascii="Arial" w:hAnsi="Arial" w:cs="Arial"/>
          <w:b/>
          <w:bCs/>
          <w:i/>
          <w:iCs/>
        </w:rPr>
        <w:t>tông</w:t>
      </w:r>
      <w:proofErr w:type="spellEnd"/>
    </w:p>
    <w:p w14:paraId="0E110054" w14:textId="77777777" w:rsidR="00C62EE8" w:rsidRPr="003D73E2" w:rsidRDefault="00CF2477" w:rsidP="00007724">
      <w:pPr>
        <w:spacing w:after="120"/>
        <w:jc w:val="both"/>
        <w:rPr>
          <w:rFonts w:ascii="Arial" w:hAnsi="Arial" w:cs="Arial"/>
        </w:rPr>
      </w:pP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phải</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lấy</w:t>
      </w:r>
      <w:proofErr w:type="spellEnd"/>
      <w:r w:rsidRPr="003D73E2">
        <w:rPr>
          <w:rFonts w:ascii="Arial" w:hAnsi="Arial" w:cs="Arial"/>
        </w:rPr>
        <w:t xml:space="preserve"> </w:t>
      </w:r>
      <w:proofErr w:type="spellStart"/>
      <w:r w:rsidRPr="003D73E2">
        <w:rPr>
          <w:rFonts w:ascii="Arial" w:hAnsi="Arial" w:cs="Arial"/>
        </w:rPr>
        <w:t>mẫu</w:t>
      </w:r>
      <w:proofErr w:type="spellEnd"/>
      <w:r w:rsidRPr="003D73E2">
        <w:rPr>
          <w:rFonts w:ascii="Arial" w:hAnsi="Arial" w:cs="Arial"/>
        </w:rPr>
        <w:t xml:space="preserve">, </w:t>
      </w:r>
      <w:proofErr w:type="spellStart"/>
      <w:r w:rsidRPr="003D73E2">
        <w:rPr>
          <w:rFonts w:ascii="Arial" w:hAnsi="Arial" w:cs="Arial"/>
        </w:rPr>
        <w:t>bảo</w:t>
      </w:r>
      <w:proofErr w:type="spellEnd"/>
      <w:r w:rsidRPr="003D73E2">
        <w:rPr>
          <w:rFonts w:ascii="Arial" w:hAnsi="Arial" w:cs="Arial"/>
        </w:rPr>
        <w:t xml:space="preserve"> </w:t>
      </w:r>
      <w:proofErr w:type="spellStart"/>
      <w:r w:rsidRPr="003D73E2">
        <w:rPr>
          <w:rFonts w:ascii="Arial" w:hAnsi="Arial" w:cs="Arial"/>
        </w:rPr>
        <w:t>dưỡng</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TCVN</w:t>
      </w:r>
      <w:proofErr w:type="spellEnd"/>
      <w:r w:rsidRPr="003D73E2">
        <w:rPr>
          <w:rFonts w:ascii="Arial" w:hAnsi="Arial" w:cs="Arial"/>
        </w:rPr>
        <w:t xml:space="preserve"> </w:t>
      </w:r>
      <w:proofErr w:type="gramStart"/>
      <w:r w:rsidRPr="003D73E2">
        <w:rPr>
          <w:rFonts w:ascii="Arial" w:hAnsi="Arial" w:cs="Arial"/>
        </w:rPr>
        <w:t>3105 :</w:t>
      </w:r>
      <w:proofErr w:type="gramEnd"/>
      <w:r w:rsidRPr="003D73E2">
        <w:rPr>
          <w:rFonts w:ascii="Arial" w:hAnsi="Arial" w:cs="Arial"/>
        </w:rPr>
        <w:t xml:space="preserve"> 1993, </w:t>
      </w:r>
      <w:proofErr w:type="spellStart"/>
      <w:r w:rsidRPr="003D73E2">
        <w:rPr>
          <w:rFonts w:ascii="Arial" w:hAnsi="Arial" w:cs="Arial"/>
        </w:rPr>
        <w:t>TCVN</w:t>
      </w:r>
      <w:proofErr w:type="spellEnd"/>
      <w:r w:rsidRPr="003D73E2">
        <w:rPr>
          <w:rFonts w:ascii="Arial" w:hAnsi="Arial" w:cs="Arial"/>
        </w:rPr>
        <w:t xml:space="preserve"> </w:t>
      </w:r>
      <w:proofErr w:type="gramStart"/>
      <w:r w:rsidRPr="003D73E2">
        <w:rPr>
          <w:rFonts w:ascii="Arial" w:hAnsi="Arial" w:cs="Arial"/>
        </w:rPr>
        <w:t>3118 :</w:t>
      </w:r>
      <w:proofErr w:type="gramEnd"/>
      <w:r w:rsidRPr="003D73E2">
        <w:rPr>
          <w:rFonts w:ascii="Arial" w:hAnsi="Arial" w:cs="Arial"/>
        </w:rPr>
        <w:t xml:space="preserve"> 1993.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mỗi</w:t>
      </w:r>
      <w:proofErr w:type="spellEnd"/>
      <w:r w:rsidRPr="003D73E2">
        <w:rPr>
          <w:rFonts w:ascii="Arial" w:hAnsi="Arial" w:cs="Arial"/>
        </w:rPr>
        <w:t xml:space="preserve"> </w:t>
      </w:r>
      <w:proofErr w:type="spellStart"/>
      <w:r w:rsidRPr="003D73E2">
        <w:rPr>
          <w:rFonts w:ascii="Arial" w:hAnsi="Arial" w:cs="Arial"/>
        </w:rPr>
        <w:t>một</w:t>
      </w:r>
      <w:proofErr w:type="spellEnd"/>
      <w:r w:rsidRPr="003D73E2">
        <w:rPr>
          <w:rFonts w:ascii="Arial" w:hAnsi="Arial" w:cs="Arial"/>
        </w:rPr>
        <w:t xml:space="preserve"> </w:t>
      </w:r>
      <w:proofErr w:type="spellStart"/>
      <w:r w:rsidRPr="003D73E2">
        <w:rPr>
          <w:rFonts w:ascii="Arial" w:hAnsi="Arial" w:cs="Arial"/>
        </w:rPr>
        <w:t>lô</w:t>
      </w:r>
      <w:proofErr w:type="spellEnd"/>
      <w:r w:rsidRPr="003D73E2">
        <w:rPr>
          <w:rFonts w:ascii="Arial" w:hAnsi="Arial" w:cs="Arial"/>
        </w:rPr>
        <w:t xml:space="preserve"> </w:t>
      </w:r>
      <w:proofErr w:type="spellStart"/>
      <w:r w:rsidRPr="003D73E2">
        <w:rPr>
          <w:rFonts w:ascii="Arial" w:hAnsi="Arial" w:cs="Arial"/>
        </w:rPr>
        <w:t>phải</w:t>
      </w:r>
      <w:proofErr w:type="spellEnd"/>
      <w:r w:rsidRPr="003D73E2">
        <w:rPr>
          <w:rFonts w:ascii="Arial" w:hAnsi="Arial" w:cs="Arial"/>
        </w:rPr>
        <w:t xml:space="preserve"> </w:t>
      </w:r>
      <w:proofErr w:type="spellStart"/>
      <w:r w:rsidRPr="003D73E2">
        <w:rPr>
          <w:rFonts w:ascii="Arial" w:hAnsi="Arial" w:cs="Arial"/>
        </w:rPr>
        <w:t>lấy</w:t>
      </w:r>
      <w:proofErr w:type="spellEnd"/>
      <w:r w:rsidRPr="003D73E2">
        <w:rPr>
          <w:rFonts w:ascii="Arial" w:hAnsi="Arial" w:cs="Arial"/>
        </w:rPr>
        <w:t xml:space="preserve"> </w:t>
      </w:r>
      <w:proofErr w:type="spellStart"/>
      <w:r w:rsidRPr="003D73E2">
        <w:rPr>
          <w:rFonts w:ascii="Arial" w:hAnsi="Arial" w:cs="Arial"/>
        </w:rPr>
        <w:t>ít</w:t>
      </w:r>
      <w:proofErr w:type="spellEnd"/>
      <w:r w:rsidRPr="003D73E2">
        <w:rPr>
          <w:rFonts w:ascii="Arial" w:hAnsi="Arial" w:cs="Arial"/>
        </w:rPr>
        <w:t xml:space="preserve"> </w:t>
      </w:r>
      <w:proofErr w:type="spellStart"/>
      <w:r w:rsidRPr="003D73E2">
        <w:rPr>
          <w:rFonts w:ascii="Arial" w:hAnsi="Arial" w:cs="Arial"/>
        </w:rPr>
        <w:t>nhất</w:t>
      </w:r>
      <w:proofErr w:type="spellEnd"/>
      <w:r w:rsidRPr="003D73E2">
        <w:rPr>
          <w:rFonts w:ascii="Arial" w:hAnsi="Arial" w:cs="Arial"/>
        </w:rPr>
        <w:t xml:space="preserve"> 09 </w:t>
      </w:r>
      <w:proofErr w:type="spellStart"/>
      <w:r w:rsidRPr="003D73E2">
        <w:rPr>
          <w:rFonts w:ascii="Arial" w:hAnsi="Arial" w:cs="Arial"/>
        </w:rPr>
        <w:t>viên</w:t>
      </w:r>
      <w:proofErr w:type="spellEnd"/>
      <w:r w:rsidRPr="003D73E2">
        <w:rPr>
          <w:rFonts w:ascii="Arial" w:hAnsi="Arial" w:cs="Arial"/>
        </w:rPr>
        <w:t xml:space="preserve"> </w:t>
      </w:r>
      <w:proofErr w:type="spellStart"/>
      <w:r w:rsidRPr="003D73E2">
        <w:rPr>
          <w:rFonts w:ascii="Arial" w:hAnsi="Arial" w:cs="Arial"/>
        </w:rPr>
        <w:t>mẫu</w:t>
      </w:r>
      <w:proofErr w:type="spellEnd"/>
      <w:r w:rsidRPr="003D73E2">
        <w:rPr>
          <w:rFonts w:ascii="Arial" w:hAnsi="Arial" w:cs="Arial"/>
        </w:rPr>
        <w:t xml:space="preserve"> </w:t>
      </w:r>
      <w:proofErr w:type="spellStart"/>
      <w:r w:rsidRPr="003D73E2">
        <w:rPr>
          <w:rFonts w:ascii="Arial" w:hAnsi="Arial" w:cs="Arial"/>
        </w:rPr>
        <w:t>chuẩn</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cắt</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28 </w:t>
      </w:r>
      <w:proofErr w:type="spellStart"/>
      <w:r w:rsidRPr="003D73E2">
        <w:rPr>
          <w:rFonts w:ascii="Arial" w:hAnsi="Arial" w:cs="Arial"/>
        </w:rPr>
        <w:t>ngày</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mẫu</w:t>
      </w:r>
      <w:proofErr w:type="spellEnd"/>
      <w:r w:rsidRPr="003D73E2">
        <w:rPr>
          <w:rFonts w:ascii="Arial" w:hAnsi="Arial" w:cs="Arial"/>
        </w:rPr>
        <w:t xml:space="preserve"> </w:t>
      </w:r>
      <w:proofErr w:type="spellStart"/>
      <w:r w:rsidRPr="003D73E2">
        <w:rPr>
          <w:rFonts w:ascii="Arial" w:hAnsi="Arial" w:cs="Arial"/>
        </w:rPr>
        <w:t>lưu</w:t>
      </w:r>
      <w:proofErr w:type="spellEnd"/>
      <w:r w:rsidRPr="003D73E2">
        <w:rPr>
          <w:rFonts w:ascii="Arial" w:hAnsi="Arial" w:cs="Arial"/>
        </w:rPr>
        <w:t xml:space="preserve">. </w:t>
      </w:r>
      <w:proofErr w:type="spellStart"/>
      <w:r w:rsidRPr="003D73E2">
        <w:rPr>
          <w:rFonts w:ascii="Arial" w:hAnsi="Arial" w:cs="Arial"/>
        </w:rPr>
        <w:t>Cũng</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thể</w:t>
      </w:r>
      <w:proofErr w:type="spellEnd"/>
      <w:r w:rsidRPr="003D73E2">
        <w:rPr>
          <w:rFonts w:ascii="Arial" w:hAnsi="Arial" w:cs="Arial"/>
        </w:rPr>
        <w:t xml:space="preserve"> </w:t>
      </w:r>
      <w:proofErr w:type="spellStart"/>
      <w:r w:rsidRPr="003D73E2">
        <w:rPr>
          <w:rFonts w:ascii="Arial" w:hAnsi="Arial" w:cs="Arial"/>
        </w:rPr>
        <w:t>sử</w:t>
      </w:r>
      <w:proofErr w:type="spellEnd"/>
      <w:r w:rsidRPr="003D73E2">
        <w:rPr>
          <w:rFonts w:ascii="Arial" w:hAnsi="Arial" w:cs="Arial"/>
        </w:rPr>
        <w:t xml:space="preserve"> </w:t>
      </w:r>
      <w:proofErr w:type="spellStart"/>
      <w:r w:rsidRPr="003D73E2">
        <w:rPr>
          <w:rFonts w:ascii="Arial" w:hAnsi="Arial" w:cs="Arial"/>
        </w:rPr>
        <w:t>dụng</w:t>
      </w:r>
      <w:proofErr w:type="spellEnd"/>
      <w:r w:rsidRPr="003D73E2">
        <w:rPr>
          <w:rFonts w:ascii="Arial" w:hAnsi="Arial" w:cs="Arial"/>
        </w:rPr>
        <w:t xml:space="preserve"> </w:t>
      </w:r>
      <w:proofErr w:type="spellStart"/>
      <w:r w:rsidRPr="003D73E2">
        <w:rPr>
          <w:rFonts w:ascii="Arial" w:hAnsi="Arial" w:cs="Arial"/>
        </w:rPr>
        <w:t>phương</w:t>
      </w:r>
      <w:proofErr w:type="spellEnd"/>
      <w:r w:rsidRPr="003D73E2">
        <w:rPr>
          <w:rFonts w:ascii="Arial" w:hAnsi="Arial" w:cs="Arial"/>
        </w:rPr>
        <w:t xml:space="preserve"> </w:t>
      </w:r>
      <w:proofErr w:type="spellStart"/>
      <w:r w:rsidRPr="003D73E2">
        <w:rPr>
          <w:rFonts w:ascii="Arial" w:hAnsi="Arial" w:cs="Arial"/>
        </w:rPr>
        <w:t>pháp</w:t>
      </w:r>
      <w:proofErr w:type="spellEnd"/>
      <w:r w:rsidRPr="003D73E2">
        <w:rPr>
          <w:rFonts w:ascii="Arial" w:hAnsi="Arial" w:cs="Arial"/>
        </w:rPr>
        <w:t xml:space="preserve"> </w:t>
      </w:r>
      <w:proofErr w:type="spellStart"/>
      <w:r w:rsidRPr="003D73E2">
        <w:rPr>
          <w:rFonts w:ascii="Arial" w:hAnsi="Arial" w:cs="Arial"/>
        </w:rPr>
        <w:t>không</w:t>
      </w:r>
      <w:proofErr w:type="spellEnd"/>
      <w:r w:rsidRPr="003D73E2">
        <w:rPr>
          <w:rFonts w:ascii="Arial" w:hAnsi="Arial" w:cs="Arial"/>
        </w:rPr>
        <w:t xml:space="preserve"> </w:t>
      </w:r>
      <w:proofErr w:type="spellStart"/>
      <w:r w:rsidRPr="003D73E2">
        <w:rPr>
          <w:rFonts w:ascii="Arial" w:hAnsi="Arial" w:cs="Arial"/>
        </w:rPr>
        <w:t>phá</w:t>
      </w:r>
      <w:proofErr w:type="spellEnd"/>
      <w:r w:rsidRPr="003D73E2">
        <w:rPr>
          <w:rFonts w:ascii="Arial" w:hAnsi="Arial" w:cs="Arial"/>
        </w:rPr>
        <w:t xml:space="preserve"> </w:t>
      </w:r>
      <w:proofErr w:type="spellStart"/>
      <w:r w:rsidRPr="003D73E2">
        <w:rPr>
          <w:rFonts w:ascii="Arial" w:hAnsi="Arial" w:cs="Arial"/>
        </w:rPr>
        <w:t>hoại</w:t>
      </w:r>
      <w:proofErr w:type="spellEnd"/>
      <w:r w:rsidRPr="003D73E2">
        <w:rPr>
          <w:rFonts w:ascii="Arial" w:hAnsi="Arial" w:cs="Arial"/>
        </w:rPr>
        <w:t xml:space="preserve"> </w:t>
      </w:r>
      <w:proofErr w:type="spellStart"/>
      <w:r w:rsidRPr="003D73E2">
        <w:rPr>
          <w:rFonts w:ascii="Arial" w:hAnsi="Arial" w:cs="Arial"/>
        </w:rPr>
        <w:t>để</w:t>
      </w:r>
      <w:proofErr w:type="spellEnd"/>
      <w:r w:rsidRPr="003D73E2">
        <w:rPr>
          <w:rFonts w:ascii="Arial" w:hAnsi="Arial" w:cs="Arial"/>
        </w:rPr>
        <w:t xml:space="preserve"> </w:t>
      </w:r>
      <w:proofErr w:type="spellStart"/>
      <w:r w:rsidRPr="003D73E2">
        <w:rPr>
          <w:rFonts w:ascii="Arial" w:hAnsi="Arial" w:cs="Arial"/>
        </w:rPr>
        <w:t>xác</w:t>
      </w:r>
      <w:proofErr w:type="spellEnd"/>
      <w:r w:rsidRPr="003D73E2">
        <w:rPr>
          <w:rFonts w:ascii="Arial" w:hAnsi="Arial" w:cs="Arial"/>
        </w:rPr>
        <w:t xml:space="preserve"> </w:t>
      </w:r>
      <w:proofErr w:type="spellStart"/>
      <w:r w:rsidRPr="003D73E2">
        <w:rPr>
          <w:rFonts w:ascii="Arial" w:hAnsi="Arial" w:cs="Arial"/>
        </w:rPr>
        <w:t>định</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trên</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TCXDVN</w:t>
      </w:r>
      <w:proofErr w:type="spellEnd"/>
      <w:r w:rsidRPr="003D73E2">
        <w:rPr>
          <w:rFonts w:ascii="Arial" w:hAnsi="Arial" w:cs="Arial"/>
        </w:rPr>
        <w:t xml:space="preserve"> 239:2006.</w:t>
      </w:r>
    </w:p>
    <w:p w14:paraId="3D464FD6" w14:textId="77777777" w:rsidR="00CF2477" w:rsidRPr="003D73E2" w:rsidRDefault="00CF2477" w:rsidP="00007724">
      <w:pPr>
        <w:spacing w:after="120"/>
        <w:jc w:val="both"/>
        <w:rPr>
          <w:rFonts w:ascii="Arial" w:hAnsi="Arial" w:cs="Arial"/>
        </w:rPr>
      </w:pPr>
      <w:r w:rsidRPr="003D73E2">
        <w:rPr>
          <w:rFonts w:ascii="Arial" w:hAnsi="Arial" w:cs="Arial"/>
          <w:b/>
          <w:bCs/>
          <w:i/>
          <w:iCs/>
        </w:rPr>
        <w:t xml:space="preserve">5.4. </w:t>
      </w:r>
      <w:proofErr w:type="spellStart"/>
      <w:r w:rsidRPr="003D73E2">
        <w:rPr>
          <w:rFonts w:ascii="Arial" w:hAnsi="Arial" w:cs="Arial"/>
          <w:b/>
          <w:bCs/>
          <w:i/>
          <w:iCs/>
        </w:rPr>
        <w:t>Thử</w:t>
      </w:r>
      <w:proofErr w:type="spellEnd"/>
      <w:r w:rsidRPr="003D73E2">
        <w:rPr>
          <w:rFonts w:ascii="Arial" w:hAnsi="Arial" w:cs="Arial"/>
          <w:b/>
          <w:bCs/>
          <w:i/>
          <w:iCs/>
        </w:rPr>
        <w:t xml:space="preserve"> </w:t>
      </w:r>
      <w:proofErr w:type="spellStart"/>
      <w:r w:rsidRPr="003D73E2">
        <w:rPr>
          <w:rFonts w:ascii="Arial" w:hAnsi="Arial" w:cs="Arial"/>
          <w:b/>
          <w:bCs/>
          <w:i/>
          <w:iCs/>
        </w:rPr>
        <w:t>khả</w:t>
      </w:r>
      <w:proofErr w:type="spellEnd"/>
      <w:r w:rsidRPr="003D73E2">
        <w:rPr>
          <w:rFonts w:ascii="Arial" w:hAnsi="Arial" w:cs="Arial"/>
          <w:b/>
          <w:bCs/>
          <w:i/>
          <w:iCs/>
        </w:rPr>
        <w:t xml:space="preserve"> </w:t>
      </w:r>
      <w:proofErr w:type="spellStart"/>
      <w:r w:rsidRPr="003D73E2">
        <w:rPr>
          <w:rFonts w:ascii="Arial" w:hAnsi="Arial" w:cs="Arial"/>
          <w:b/>
          <w:bCs/>
          <w:i/>
          <w:iCs/>
        </w:rPr>
        <w:t>năng</w:t>
      </w:r>
      <w:proofErr w:type="spellEnd"/>
      <w:r w:rsidRPr="003D73E2">
        <w:rPr>
          <w:rFonts w:ascii="Arial" w:hAnsi="Arial" w:cs="Arial"/>
          <w:b/>
          <w:bCs/>
          <w:i/>
          <w:iCs/>
        </w:rPr>
        <w:t xml:space="preserve"> </w:t>
      </w:r>
      <w:proofErr w:type="spellStart"/>
      <w:r w:rsidRPr="003D73E2">
        <w:rPr>
          <w:rFonts w:ascii="Arial" w:hAnsi="Arial" w:cs="Arial"/>
          <w:b/>
          <w:bCs/>
          <w:i/>
          <w:iCs/>
        </w:rPr>
        <w:t>chịu</w:t>
      </w:r>
      <w:proofErr w:type="spellEnd"/>
      <w:r w:rsidRPr="003D73E2">
        <w:rPr>
          <w:rFonts w:ascii="Arial" w:hAnsi="Arial" w:cs="Arial"/>
          <w:b/>
          <w:bCs/>
          <w:i/>
          <w:iCs/>
        </w:rPr>
        <w:t xml:space="preserve"> </w:t>
      </w:r>
      <w:proofErr w:type="spellStart"/>
      <w:r w:rsidRPr="003D73E2">
        <w:rPr>
          <w:rFonts w:ascii="Arial" w:hAnsi="Arial" w:cs="Arial"/>
          <w:b/>
          <w:bCs/>
          <w:i/>
          <w:iCs/>
        </w:rPr>
        <w:t>tải</w:t>
      </w:r>
      <w:proofErr w:type="spellEnd"/>
    </w:p>
    <w:p w14:paraId="4D719CDB" w14:textId="77777777" w:rsidR="00CF2477" w:rsidRPr="003D73E2" w:rsidRDefault="00CF2477" w:rsidP="00007724">
      <w:pPr>
        <w:spacing w:after="120"/>
        <w:jc w:val="both"/>
        <w:rPr>
          <w:rFonts w:ascii="Arial" w:hAnsi="Arial" w:cs="Arial"/>
        </w:rPr>
      </w:pPr>
      <w:proofErr w:type="spellStart"/>
      <w:r w:rsidRPr="003D73E2">
        <w:rPr>
          <w:rFonts w:ascii="Arial" w:hAnsi="Arial" w:cs="Arial"/>
        </w:rPr>
        <w:t>Nếu</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cần</w:t>
      </w:r>
      <w:proofErr w:type="spellEnd"/>
      <w:r w:rsidRPr="003D73E2">
        <w:rPr>
          <w:rFonts w:ascii="Arial" w:hAnsi="Arial" w:cs="Arial"/>
        </w:rPr>
        <w:t xml:space="preserve"> </w:t>
      </w:r>
      <w:proofErr w:type="spellStart"/>
      <w:r w:rsidRPr="003D73E2">
        <w:rPr>
          <w:rFonts w:ascii="Arial" w:hAnsi="Arial" w:cs="Arial"/>
        </w:rPr>
        <w:t>đánh</w:t>
      </w:r>
      <w:proofErr w:type="spellEnd"/>
      <w:r w:rsidRPr="003D73E2">
        <w:rPr>
          <w:rFonts w:ascii="Arial" w:hAnsi="Arial" w:cs="Arial"/>
        </w:rPr>
        <w:t xml:space="preserve"> </w:t>
      </w:r>
      <w:proofErr w:type="spellStart"/>
      <w:r w:rsidRPr="003D73E2">
        <w:rPr>
          <w:rFonts w:ascii="Arial" w:hAnsi="Arial" w:cs="Arial"/>
        </w:rPr>
        <w:t>giá</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bền</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cứng</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khả</w:t>
      </w:r>
      <w:proofErr w:type="spellEnd"/>
      <w:r w:rsidRPr="003D73E2">
        <w:rPr>
          <w:rFonts w:ascii="Arial" w:hAnsi="Arial" w:cs="Arial"/>
        </w:rPr>
        <w:t xml:space="preserve"> </w:t>
      </w:r>
      <w:proofErr w:type="spellStart"/>
      <w:r w:rsidRPr="003D73E2">
        <w:rPr>
          <w:rFonts w:ascii="Arial" w:hAnsi="Arial" w:cs="Arial"/>
        </w:rPr>
        <w:t>năng</w:t>
      </w:r>
      <w:proofErr w:type="spellEnd"/>
      <w:r w:rsidRPr="003D73E2">
        <w:rPr>
          <w:rFonts w:ascii="Arial" w:hAnsi="Arial" w:cs="Arial"/>
        </w:rPr>
        <w:t xml:space="preserve"> </w:t>
      </w:r>
      <w:proofErr w:type="spellStart"/>
      <w:r w:rsidRPr="003D73E2">
        <w:rPr>
          <w:rFonts w:ascii="Arial" w:hAnsi="Arial" w:cs="Arial"/>
        </w:rPr>
        <w:t>chống</w:t>
      </w:r>
      <w:proofErr w:type="spellEnd"/>
      <w:r w:rsidRPr="003D73E2">
        <w:rPr>
          <w:rFonts w:ascii="Arial" w:hAnsi="Arial" w:cs="Arial"/>
        </w:rPr>
        <w:t xml:space="preserve"> </w:t>
      </w:r>
      <w:proofErr w:type="spellStart"/>
      <w:r w:rsidRPr="003D73E2">
        <w:rPr>
          <w:rFonts w:ascii="Arial" w:hAnsi="Arial" w:cs="Arial"/>
        </w:rPr>
        <w:t>nứt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r w:rsidRPr="003D73E2">
        <w:rPr>
          <w:rFonts w:ascii="Arial" w:hAnsi="Arial" w:cs="Arial"/>
        </w:rPr>
        <w:t xml:space="preserve"> </w:t>
      </w:r>
      <w:proofErr w:type="spellStart"/>
      <w:r w:rsidRPr="003D73E2">
        <w:rPr>
          <w:rFonts w:ascii="Arial" w:hAnsi="Arial" w:cs="Arial"/>
        </w:rPr>
        <w:t>thì</w:t>
      </w:r>
      <w:proofErr w:type="spellEnd"/>
      <w:r w:rsidRPr="003D73E2">
        <w:rPr>
          <w:rFonts w:ascii="Arial" w:hAnsi="Arial" w:cs="Arial"/>
        </w:rPr>
        <w:t xml:space="preserve"> </w:t>
      </w:r>
      <w:proofErr w:type="spellStart"/>
      <w:r w:rsidRPr="003D73E2">
        <w:rPr>
          <w:rFonts w:ascii="Arial" w:hAnsi="Arial" w:cs="Arial"/>
        </w:rPr>
        <w:t>tiến</w:t>
      </w:r>
      <w:proofErr w:type="spellEnd"/>
      <w:r w:rsidRPr="003D73E2">
        <w:rPr>
          <w:rFonts w:ascii="Arial" w:hAnsi="Arial" w:cs="Arial"/>
        </w:rPr>
        <w:t xml:space="preserve"> </w:t>
      </w:r>
      <w:proofErr w:type="spellStart"/>
      <w:r w:rsidRPr="003D73E2">
        <w:rPr>
          <w:rFonts w:ascii="Arial" w:hAnsi="Arial" w:cs="Arial"/>
        </w:rPr>
        <w:t>hành</w:t>
      </w:r>
      <w:proofErr w:type="spellEnd"/>
      <w:r w:rsidRPr="003D73E2">
        <w:rPr>
          <w:rFonts w:ascii="Arial" w:hAnsi="Arial" w:cs="Arial"/>
        </w:rPr>
        <w:t xml:space="preserve"> </w:t>
      </w:r>
      <w:proofErr w:type="spellStart"/>
      <w:r w:rsidRPr="003D73E2">
        <w:rPr>
          <w:rFonts w:ascii="Arial" w:hAnsi="Arial" w:cs="Arial"/>
        </w:rPr>
        <w:t>thí</w:t>
      </w:r>
      <w:proofErr w:type="spellEnd"/>
      <w:r w:rsidRPr="003D73E2">
        <w:rPr>
          <w:rFonts w:ascii="Arial" w:hAnsi="Arial" w:cs="Arial"/>
        </w:rPr>
        <w:t xml:space="preserve"> </w:t>
      </w:r>
      <w:proofErr w:type="spellStart"/>
      <w:r w:rsidRPr="003D73E2">
        <w:rPr>
          <w:rFonts w:ascii="Arial" w:hAnsi="Arial" w:cs="Arial"/>
        </w:rPr>
        <w:t>nghiệm</w:t>
      </w:r>
      <w:proofErr w:type="spellEnd"/>
      <w:r w:rsidRPr="003D73E2">
        <w:rPr>
          <w:rFonts w:ascii="Arial" w:hAnsi="Arial" w:cs="Arial"/>
        </w:rPr>
        <w:t xml:space="preserve"> </w:t>
      </w:r>
      <w:proofErr w:type="spellStart"/>
      <w:r w:rsidRPr="003D73E2">
        <w:rPr>
          <w:rFonts w:ascii="Arial" w:hAnsi="Arial" w:cs="Arial"/>
        </w:rPr>
        <w:t>gia</w:t>
      </w:r>
      <w:proofErr w:type="spellEnd"/>
      <w:r w:rsidRPr="003D73E2">
        <w:rPr>
          <w:rFonts w:ascii="Arial" w:hAnsi="Arial" w:cs="Arial"/>
        </w:rPr>
        <w:t xml:space="preserve"> </w:t>
      </w:r>
      <w:proofErr w:type="spellStart"/>
      <w:r w:rsidRPr="003D73E2">
        <w:rPr>
          <w:rFonts w:ascii="Arial" w:hAnsi="Arial" w:cs="Arial"/>
        </w:rPr>
        <w:t>tải</w:t>
      </w:r>
      <w:proofErr w:type="spellEnd"/>
      <w:r w:rsidRPr="003D73E2">
        <w:rPr>
          <w:rFonts w:ascii="Arial" w:hAnsi="Arial" w:cs="Arial"/>
        </w:rPr>
        <w:t xml:space="preserve"> </w:t>
      </w:r>
      <w:proofErr w:type="spellStart"/>
      <w:r w:rsidRPr="003D73E2">
        <w:rPr>
          <w:rFonts w:ascii="Arial" w:hAnsi="Arial" w:cs="Arial"/>
        </w:rPr>
        <w:t>tĩnh</w:t>
      </w:r>
      <w:proofErr w:type="spellEnd"/>
      <w:r w:rsidRPr="003D73E2">
        <w:rPr>
          <w:rFonts w:ascii="Arial" w:hAnsi="Arial" w:cs="Arial"/>
        </w:rPr>
        <w:t xml:space="preserve"> </w:t>
      </w:r>
      <w:proofErr w:type="spellStart"/>
      <w:r w:rsidRPr="003D73E2">
        <w:rPr>
          <w:rFonts w:ascii="Arial" w:hAnsi="Arial" w:cs="Arial"/>
        </w:rPr>
        <w:t>theo</w:t>
      </w:r>
      <w:proofErr w:type="spellEnd"/>
      <w:r w:rsidRPr="003D73E2">
        <w:rPr>
          <w:rFonts w:ascii="Arial" w:hAnsi="Arial" w:cs="Arial"/>
        </w:rPr>
        <w:t xml:space="preserve"> </w:t>
      </w:r>
      <w:proofErr w:type="spellStart"/>
      <w:r w:rsidRPr="003D73E2">
        <w:rPr>
          <w:rFonts w:ascii="Arial" w:hAnsi="Arial" w:cs="Arial"/>
        </w:rPr>
        <w:t>TCXDVN</w:t>
      </w:r>
      <w:proofErr w:type="spellEnd"/>
      <w:r w:rsidRPr="003D73E2">
        <w:rPr>
          <w:rFonts w:ascii="Arial" w:hAnsi="Arial" w:cs="Arial"/>
        </w:rPr>
        <w:t xml:space="preserve"> </w:t>
      </w:r>
      <w:proofErr w:type="gramStart"/>
      <w:r w:rsidRPr="003D73E2">
        <w:rPr>
          <w:rFonts w:ascii="Arial" w:hAnsi="Arial" w:cs="Arial"/>
        </w:rPr>
        <w:t>274 :</w:t>
      </w:r>
      <w:proofErr w:type="gramEnd"/>
      <w:r w:rsidRPr="003D73E2">
        <w:rPr>
          <w:rFonts w:ascii="Arial" w:hAnsi="Arial" w:cs="Arial"/>
        </w:rPr>
        <w:t xml:space="preserve"> 2002.</w:t>
      </w:r>
    </w:p>
    <w:p w14:paraId="1A9B6EC7" w14:textId="77777777" w:rsidR="00CF2477" w:rsidRPr="003D73E2" w:rsidRDefault="00CF2477" w:rsidP="00007724">
      <w:pPr>
        <w:spacing w:after="120"/>
        <w:rPr>
          <w:rFonts w:ascii="Arial" w:hAnsi="Arial" w:cs="Arial"/>
          <w:b/>
          <w:bCs/>
        </w:rPr>
      </w:pPr>
      <w:bookmarkStart w:id="17" w:name="dieu_6"/>
      <w:r w:rsidRPr="003D73E2">
        <w:rPr>
          <w:rFonts w:ascii="Arial" w:hAnsi="Arial" w:cs="Arial"/>
          <w:b/>
          <w:bCs/>
        </w:rPr>
        <w:t>6.</w:t>
      </w:r>
      <w:r w:rsidR="00C62EE8" w:rsidRPr="003D73E2">
        <w:rPr>
          <w:rFonts w:ascii="Arial" w:hAnsi="Arial" w:cs="Arial"/>
          <w:b/>
          <w:bCs/>
        </w:rPr>
        <w:t xml:space="preserve"> </w:t>
      </w:r>
      <w:proofErr w:type="spellStart"/>
      <w:r w:rsidRPr="003D73E2">
        <w:rPr>
          <w:rFonts w:ascii="Arial" w:hAnsi="Arial" w:cs="Arial"/>
          <w:b/>
          <w:bCs/>
        </w:rPr>
        <w:t>Ghi</w:t>
      </w:r>
      <w:proofErr w:type="spellEnd"/>
      <w:r w:rsidRPr="003D73E2">
        <w:rPr>
          <w:rFonts w:ascii="Arial" w:hAnsi="Arial" w:cs="Arial"/>
          <w:b/>
          <w:bCs/>
        </w:rPr>
        <w:t xml:space="preserve"> </w:t>
      </w:r>
      <w:proofErr w:type="spellStart"/>
      <w:r w:rsidRPr="003D73E2">
        <w:rPr>
          <w:rFonts w:ascii="Arial" w:hAnsi="Arial" w:cs="Arial"/>
          <w:b/>
          <w:bCs/>
        </w:rPr>
        <w:t>nhãn</w:t>
      </w:r>
      <w:proofErr w:type="spellEnd"/>
      <w:r w:rsidRPr="003D73E2">
        <w:rPr>
          <w:rFonts w:ascii="Arial" w:hAnsi="Arial" w:cs="Arial"/>
          <w:b/>
          <w:bCs/>
        </w:rPr>
        <w:t xml:space="preserve">, </w:t>
      </w:r>
      <w:proofErr w:type="spellStart"/>
      <w:r w:rsidRPr="003D73E2">
        <w:rPr>
          <w:rFonts w:ascii="Arial" w:hAnsi="Arial" w:cs="Arial"/>
          <w:b/>
          <w:bCs/>
        </w:rPr>
        <w:t>bảo</w:t>
      </w:r>
      <w:proofErr w:type="spellEnd"/>
      <w:r w:rsidRPr="003D73E2">
        <w:rPr>
          <w:rFonts w:ascii="Arial" w:hAnsi="Arial" w:cs="Arial"/>
          <w:b/>
          <w:bCs/>
        </w:rPr>
        <w:t xml:space="preserve"> </w:t>
      </w:r>
      <w:proofErr w:type="spellStart"/>
      <w:r w:rsidRPr="003D73E2">
        <w:rPr>
          <w:rFonts w:ascii="Arial" w:hAnsi="Arial" w:cs="Arial"/>
          <w:b/>
          <w:bCs/>
        </w:rPr>
        <w:t>quản</w:t>
      </w:r>
      <w:proofErr w:type="spellEnd"/>
      <w:r w:rsidRPr="003D73E2">
        <w:rPr>
          <w:rFonts w:ascii="Arial" w:hAnsi="Arial" w:cs="Arial"/>
          <w:b/>
          <w:bCs/>
        </w:rPr>
        <w:t xml:space="preserve"> </w:t>
      </w:r>
      <w:proofErr w:type="spellStart"/>
      <w:r w:rsidRPr="003D73E2">
        <w:rPr>
          <w:rFonts w:ascii="Arial" w:hAnsi="Arial" w:cs="Arial"/>
          <w:b/>
          <w:bCs/>
        </w:rPr>
        <w:t>và</w:t>
      </w:r>
      <w:proofErr w:type="spellEnd"/>
      <w:r w:rsidRPr="003D73E2">
        <w:rPr>
          <w:rFonts w:ascii="Arial" w:hAnsi="Arial" w:cs="Arial"/>
          <w:b/>
          <w:bCs/>
        </w:rPr>
        <w:t xml:space="preserve"> </w:t>
      </w:r>
      <w:proofErr w:type="spellStart"/>
      <w:r w:rsidRPr="003D73E2">
        <w:rPr>
          <w:rFonts w:ascii="Arial" w:hAnsi="Arial" w:cs="Arial"/>
          <w:b/>
          <w:bCs/>
        </w:rPr>
        <w:t>vận</w:t>
      </w:r>
      <w:proofErr w:type="spellEnd"/>
      <w:r w:rsidRPr="003D73E2">
        <w:rPr>
          <w:rFonts w:ascii="Arial" w:hAnsi="Arial" w:cs="Arial"/>
          <w:b/>
          <w:bCs/>
        </w:rPr>
        <w:t xml:space="preserve"> </w:t>
      </w:r>
      <w:proofErr w:type="spellStart"/>
      <w:r w:rsidRPr="003D73E2">
        <w:rPr>
          <w:rFonts w:ascii="Arial" w:hAnsi="Arial" w:cs="Arial"/>
          <w:b/>
          <w:bCs/>
        </w:rPr>
        <w:t>chuyển</w:t>
      </w:r>
      <w:bookmarkEnd w:id="17"/>
      <w:proofErr w:type="spellEnd"/>
    </w:p>
    <w:p w14:paraId="57F58D60" w14:textId="77777777" w:rsidR="00CF2477" w:rsidRPr="003D73E2" w:rsidRDefault="00CF2477" w:rsidP="00007724">
      <w:pPr>
        <w:spacing w:after="120"/>
        <w:rPr>
          <w:rFonts w:ascii="Arial" w:hAnsi="Arial" w:cs="Arial"/>
          <w:i/>
          <w:iCs/>
        </w:rPr>
      </w:pPr>
      <w:r w:rsidRPr="003D73E2">
        <w:rPr>
          <w:rFonts w:ascii="Arial" w:hAnsi="Arial" w:cs="Arial"/>
          <w:i/>
          <w:iCs/>
        </w:rPr>
        <w:t>6.1.</w:t>
      </w:r>
      <w:r w:rsidR="00C62EE8" w:rsidRPr="003D73E2">
        <w:rPr>
          <w:rFonts w:ascii="Arial" w:hAnsi="Arial" w:cs="Arial"/>
          <w:i/>
          <w:iCs/>
        </w:rPr>
        <w:t xml:space="preserve"> </w:t>
      </w:r>
      <w:proofErr w:type="spellStart"/>
      <w:r w:rsidRPr="003D73E2">
        <w:rPr>
          <w:rFonts w:ascii="Arial" w:hAnsi="Arial" w:cs="Arial"/>
          <w:i/>
          <w:iCs/>
        </w:rPr>
        <w:t>Nội</w:t>
      </w:r>
      <w:proofErr w:type="spellEnd"/>
      <w:r w:rsidRPr="003D73E2">
        <w:rPr>
          <w:rFonts w:ascii="Arial" w:hAnsi="Arial" w:cs="Arial"/>
          <w:i/>
          <w:iCs/>
        </w:rPr>
        <w:t xml:space="preserve"> dung </w:t>
      </w:r>
      <w:proofErr w:type="spellStart"/>
      <w:r w:rsidRPr="003D73E2">
        <w:rPr>
          <w:rFonts w:ascii="Arial" w:hAnsi="Arial" w:cs="Arial"/>
          <w:i/>
          <w:iCs/>
        </w:rPr>
        <w:t>nhãn</w:t>
      </w:r>
      <w:proofErr w:type="spellEnd"/>
      <w:r w:rsidRPr="003D73E2">
        <w:rPr>
          <w:rFonts w:ascii="Arial" w:hAnsi="Arial" w:cs="Arial"/>
          <w:i/>
          <w:iCs/>
        </w:rPr>
        <w:t xml:space="preserve"> </w:t>
      </w:r>
      <w:proofErr w:type="spellStart"/>
      <w:r w:rsidRPr="003D73E2">
        <w:rPr>
          <w:rFonts w:ascii="Arial" w:hAnsi="Arial" w:cs="Arial"/>
          <w:i/>
          <w:iCs/>
        </w:rPr>
        <w:t>mác</w:t>
      </w:r>
      <w:proofErr w:type="spellEnd"/>
      <w:r w:rsidRPr="003D73E2">
        <w:rPr>
          <w:rFonts w:ascii="Arial" w:hAnsi="Arial" w:cs="Arial"/>
          <w:i/>
          <w:iCs/>
        </w:rPr>
        <w:t xml:space="preserve"> </w:t>
      </w:r>
    </w:p>
    <w:p w14:paraId="023D87DA" w14:textId="77777777" w:rsidR="00CF2477" w:rsidRPr="003D73E2" w:rsidRDefault="00CF2477" w:rsidP="00007724">
      <w:pPr>
        <w:spacing w:after="120"/>
        <w:rPr>
          <w:rFonts w:ascii="Arial" w:hAnsi="Arial" w:cs="Arial"/>
        </w:rPr>
      </w:pPr>
      <w:r w:rsidRPr="003D73E2">
        <w:rPr>
          <w:rFonts w:ascii="Arial" w:hAnsi="Arial" w:cs="Arial"/>
        </w:rPr>
        <w:t xml:space="preserve"> </w:t>
      </w:r>
      <w:r w:rsidR="00C62EE8" w:rsidRPr="003D73E2">
        <w:rPr>
          <w:rFonts w:ascii="Arial" w:hAnsi="Arial" w:cs="Arial"/>
        </w:rPr>
        <w:t xml:space="preserve"> </w:t>
      </w:r>
      <w:proofErr w:type="spellStart"/>
      <w:r w:rsidRPr="003D73E2">
        <w:rPr>
          <w:rFonts w:ascii="Arial" w:hAnsi="Arial" w:cs="Arial"/>
        </w:rPr>
        <w:t>Mỗi</w:t>
      </w:r>
      <w:proofErr w:type="spellEnd"/>
      <w:r w:rsidRPr="003D73E2">
        <w:rPr>
          <w:rFonts w:ascii="Arial" w:hAnsi="Arial" w:cs="Arial"/>
        </w:rPr>
        <w:t xml:space="preserve"> </w:t>
      </w:r>
      <w:proofErr w:type="spellStart"/>
      <w:r w:rsidRPr="003D73E2">
        <w:rPr>
          <w:rFonts w:ascii="Arial" w:hAnsi="Arial" w:cs="Arial"/>
        </w:rPr>
        <w:t>cấu</w:t>
      </w:r>
      <w:proofErr w:type="spellEnd"/>
      <w:r w:rsidRPr="003D73E2">
        <w:rPr>
          <w:rFonts w:ascii="Arial" w:hAnsi="Arial" w:cs="Arial"/>
        </w:rPr>
        <w:t xml:space="preserve"> </w:t>
      </w:r>
      <w:proofErr w:type="spellStart"/>
      <w:r w:rsidRPr="003D73E2">
        <w:rPr>
          <w:rFonts w:ascii="Arial" w:hAnsi="Arial" w:cs="Arial"/>
        </w:rPr>
        <w:t>kiện</w:t>
      </w:r>
      <w:proofErr w:type="spellEnd"/>
      <w:r w:rsidRPr="003D73E2">
        <w:rPr>
          <w:rFonts w:ascii="Arial" w:hAnsi="Arial" w:cs="Arial"/>
        </w:rPr>
        <w:t xml:space="preserve"> </w:t>
      </w:r>
      <w:proofErr w:type="spellStart"/>
      <w:r w:rsidRPr="003D73E2">
        <w:rPr>
          <w:rFonts w:ascii="Arial" w:hAnsi="Arial" w:cs="Arial"/>
        </w:rPr>
        <w:t>được</w:t>
      </w:r>
      <w:proofErr w:type="spellEnd"/>
      <w:r w:rsidRPr="003D73E2">
        <w:rPr>
          <w:rFonts w:ascii="Arial" w:hAnsi="Arial" w:cs="Arial"/>
        </w:rPr>
        <w:t xml:space="preserve"> </w:t>
      </w:r>
      <w:proofErr w:type="spellStart"/>
      <w:r w:rsidRPr="003D73E2">
        <w:rPr>
          <w:rFonts w:ascii="Arial" w:hAnsi="Arial" w:cs="Arial"/>
        </w:rPr>
        <w:t>ghi</w:t>
      </w:r>
      <w:proofErr w:type="spellEnd"/>
      <w:r w:rsidRPr="003D73E2">
        <w:rPr>
          <w:rFonts w:ascii="Arial" w:hAnsi="Arial" w:cs="Arial"/>
        </w:rPr>
        <w:t xml:space="preserve"> </w:t>
      </w:r>
      <w:proofErr w:type="spellStart"/>
      <w:r w:rsidRPr="003D73E2">
        <w:rPr>
          <w:rFonts w:ascii="Arial" w:hAnsi="Arial" w:cs="Arial"/>
        </w:rPr>
        <w:t>nhãn</w:t>
      </w:r>
      <w:proofErr w:type="spellEnd"/>
      <w:r w:rsidRPr="003D73E2">
        <w:rPr>
          <w:rFonts w:ascii="Arial" w:hAnsi="Arial" w:cs="Arial"/>
        </w:rPr>
        <w:t xml:space="preserve"> </w:t>
      </w:r>
      <w:proofErr w:type="spellStart"/>
      <w:r w:rsidRPr="003D73E2">
        <w:rPr>
          <w:rFonts w:ascii="Arial" w:hAnsi="Arial" w:cs="Arial"/>
        </w:rPr>
        <w:t>mác</w:t>
      </w:r>
      <w:proofErr w:type="spellEnd"/>
      <w:r w:rsidRPr="003D73E2">
        <w:rPr>
          <w:rFonts w:ascii="Arial" w:hAnsi="Arial" w:cs="Arial"/>
        </w:rPr>
        <w:t xml:space="preserve"> </w:t>
      </w:r>
      <w:proofErr w:type="spellStart"/>
      <w:r w:rsidRPr="003D73E2">
        <w:rPr>
          <w:rFonts w:ascii="Arial" w:hAnsi="Arial" w:cs="Arial"/>
        </w:rPr>
        <w:t>rõ</w:t>
      </w:r>
      <w:proofErr w:type="spellEnd"/>
      <w:r w:rsidRPr="003D73E2">
        <w:rPr>
          <w:rFonts w:ascii="Arial" w:hAnsi="Arial" w:cs="Arial"/>
        </w:rPr>
        <w:t xml:space="preserve"> </w:t>
      </w:r>
      <w:proofErr w:type="spellStart"/>
      <w:r w:rsidRPr="003D73E2">
        <w:rPr>
          <w:rFonts w:ascii="Arial" w:hAnsi="Arial" w:cs="Arial"/>
        </w:rPr>
        <w:t>ràng</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nội</w:t>
      </w:r>
      <w:proofErr w:type="spellEnd"/>
      <w:r w:rsidRPr="003D73E2">
        <w:rPr>
          <w:rFonts w:ascii="Arial" w:hAnsi="Arial" w:cs="Arial"/>
        </w:rPr>
        <w:t xml:space="preserve"> dung </w:t>
      </w:r>
      <w:proofErr w:type="spellStart"/>
      <w:r w:rsidRPr="003D73E2">
        <w:rPr>
          <w:rFonts w:ascii="Arial" w:hAnsi="Arial" w:cs="Arial"/>
        </w:rPr>
        <w:t>sau</w:t>
      </w:r>
      <w:proofErr w:type="spellEnd"/>
      <w:r w:rsidRPr="003D73E2">
        <w:rPr>
          <w:rFonts w:ascii="Arial" w:hAnsi="Arial" w:cs="Arial"/>
        </w:rPr>
        <w:t xml:space="preserve"> </w:t>
      </w:r>
      <w:proofErr w:type="spellStart"/>
      <w:r w:rsidRPr="003D73E2">
        <w:rPr>
          <w:rFonts w:ascii="Arial" w:hAnsi="Arial" w:cs="Arial"/>
        </w:rPr>
        <w:t>đây</w:t>
      </w:r>
      <w:proofErr w:type="spellEnd"/>
      <w:r w:rsidRPr="003D73E2">
        <w:rPr>
          <w:rFonts w:ascii="Arial" w:hAnsi="Arial" w:cs="Arial"/>
        </w:rPr>
        <w:t>:</w:t>
      </w:r>
    </w:p>
    <w:p w14:paraId="0D915FDC"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Tên</w:t>
      </w:r>
      <w:proofErr w:type="spellEnd"/>
      <w:r w:rsidR="00CF2477" w:rsidRPr="003D73E2">
        <w:rPr>
          <w:rFonts w:ascii="Arial" w:hAnsi="Arial" w:cs="Arial"/>
        </w:rPr>
        <w:t xml:space="preserve"> </w:t>
      </w:r>
      <w:proofErr w:type="spellStart"/>
      <w:r w:rsidR="00CF2477" w:rsidRPr="003D73E2">
        <w:rPr>
          <w:rFonts w:ascii="Arial" w:hAnsi="Arial" w:cs="Arial"/>
        </w:rPr>
        <w:t>công</w:t>
      </w:r>
      <w:proofErr w:type="spellEnd"/>
      <w:r w:rsidR="00CF2477" w:rsidRPr="003D73E2">
        <w:rPr>
          <w:rFonts w:ascii="Arial" w:hAnsi="Arial" w:cs="Arial"/>
        </w:rPr>
        <w:t xml:space="preserve"> </w:t>
      </w:r>
      <w:proofErr w:type="spellStart"/>
      <w:r w:rsidR="00CF2477" w:rsidRPr="003D73E2">
        <w:rPr>
          <w:rFonts w:ascii="Arial" w:hAnsi="Arial" w:cs="Arial"/>
        </w:rPr>
        <w:t>trình</w:t>
      </w:r>
      <w:proofErr w:type="spellEnd"/>
    </w:p>
    <w:p w14:paraId="1D172E1A"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Tên</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p>
    <w:p w14:paraId="1D506840" w14:textId="77777777" w:rsidR="00CF2477" w:rsidRPr="003D73E2" w:rsidRDefault="00C62EE8" w:rsidP="00007724">
      <w:pPr>
        <w:spacing w:after="120"/>
        <w:rPr>
          <w:rFonts w:ascii="Arial" w:hAnsi="Arial" w:cs="Arial"/>
        </w:rPr>
      </w:pPr>
      <w:r w:rsidRPr="003D73E2">
        <w:rPr>
          <w:rFonts w:ascii="Arial" w:hAnsi="Arial" w:cs="Arial"/>
        </w:rPr>
        <w:t xml:space="preserve"> </w:t>
      </w:r>
      <w:r w:rsidR="00CF2477" w:rsidRPr="003D73E2">
        <w:rPr>
          <w:rFonts w:ascii="Arial" w:hAnsi="Arial" w:cs="Arial"/>
        </w:rPr>
        <w:t xml:space="preserve">- </w:t>
      </w:r>
      <w:proofErr w:type="spellStart"/>
      <w:r w:rsidR="00CF2477" w:rsidRPr="003D73E2">
        <w:rPr>
          <w:rFonts w:ascii="Arial" w:hAnsi="Arial" w:cs="Arial"/>
        </w:rPr>
        <w:t>Ngày</w:t>
      </w:r>
      <w:proofErr w:type="spellEnd"/>
      <w:r w:rsidR="00CF2477" w:rsidRPr="003D73E2">
        <w:rPr>
          <w:rFonts w:ascii="Arial" w:hAnsi="Arial" w:cs="Arial"/>
        </w:rPr>
        <w:t xml:space="preserve"> </w:t>
      </w:r>
      <w:proofErr w:type="spellStart"/>
      <w:r w:rsidR="00CF2477" w:rsidRPr="003D73E2">
        <w:rPr>
          <w:rFonts w:ascii="Arial" w:hAnsi="Arial" w:cs="Arial"/>
        </w:rPr>
        <w:t>đổ</w:t>
      </w:r>
      <w:proofErr w:type="spellEnd"/>
      <w:r w:rsidR="00CF2477" w:rsidRPr="003D73E2">
        <w:rPr>
          <w:rFonts w:ascii="Arial" w:hAnsi="Arial" w:cs="Arial"/>
        </w:rPr>
        <w:t xml:space="preserve"> </w:t>
      </w:r>
      <w:proofErr w:type="spellStart"/>
      <w:r w:rsidR="00CF2477" w:rsidRPr="003D73E2">
        <w:rPr>
          <w:rFonts w:ascii="Arial" w:hAnsi="Arial" w:cs="Arial"/>
        </w:rPr>
        <w:t>bê</w:t>
      </w:r>
      <w:proofErr w:type="spellEnd"/>
      <w:r w:rsidR="00CF2477" w:rsidRPr="003D73E2">
        <w:rPr>
          <w:rFonts w:ascii="Arial" w:hAnsi="Arial" w:cs="Arial"/>
        </w:rPr>
        <w:t xml:space="preserve"> </w:t>
      </w:r>
      <w:proofErr w:type="spellStart"/>
      <w:r w:rsidR="00CF2477" w:rsidRPr="003D73E2">
        <w:rPr>
          <w:rFonts w:ascii="Arial" w:hAnsi="Arial" w:cs="Arial"/>
        </w:rPr>
        <w:t>tông</w:t>
      </w:r>
      <w:proofErr w:type="spellEnd"/>
    </w:p>
    <w:p w14:paraId="30BC19B2" w14:textId="77777777" w:rsidR="00CF2477" w:rsidRPr="003D73E2" w:rsidRDefault="00C62EE8" w:rsidP="00007724">
      <w:pPr>
        <w:spacing w:after="120"/>
        <w:rPr>
          <w:rFonts w:ascii="Arial" w:hAnsi="Arial" w:cs="Arial"/>
        </w:rPr>
      </w:pPr>
      <w:r w:rsidRPr="003D73E2">
        <w:rPr>
          <w:rFonts w:ascii="Arial" w:hAnsi="Arial" w:cs="Arial"/>
        </w:rPr>
        <w:lastRenderedPageBreak/>
        <w:t xml:space="preserve"> </w:t>
      </w:r>
      <w:r w:rsidR="00CF2477" w:rsidRPr="003D73E2">
        <w:rPr>
          <w:rFonts w:ascii="Arial" w:hAnsi="Arial" w:cs="Arial"/>
        </w:rPr>
        <w:t xml:space="preserve">- </w:t>
      </w:r>
      <w:proofErr w:type="spellStart"/>
      <w:r w:rsidR="00CF2477" w:rsidRPr="003D73E2">
        <w:rPr>
          <w:rFonts w:ascii="Arial" w:hAnsi="Arial" w:cs="Arial"/>
        </w:rPr>
        <w:t>Dấu</w:t>
      </w:r>
      <w:proofErr w:type="spellEnd"/>
      <w:r w:rsidR="00CF2477" w:rsidRPr="003D73E2">
        <w:rPr>
          <w:rFonts w:ascii="Arial" w:hAnsi="Arial" w:cs="Arial"/>
        </w:rPr>
        <w:t xml:space="preserve"> </w:t>
      </w:r>
      <w:proofErr w:type="spellStart"/>
      <w:r w:rsidR="00CF2477" w:rsidRPr="003D73E2">
        <w:rPr>
          <w:rFonts w:ascii="Arial" w:hAnsi="Arial" w:cs="Arial"/>
        </w:rPr>
        <w:t>chất</w:t>
      </w:r>
      <w:proofErr w:type="spellEnd"/>
      <w:r w:rsidR="00CF2477" w:rsidRPr="003D73E2">
        <w:rPr>
          <w:rFonts w:ascii="Arial" w:hAnsi="Arial" w:cs="Arial"/>
        </w:rPr>
        <w:t xml:space="preserve"> </w:t>
      </w:r>
      <w:proofErr w:type="spellStart"/>
      <w:r w:rsidR="00CF2477" w:rsidRPr="003D73E2">
        <w:rPr>
          <w:rFonts w:ascii="Arial" w:hAnsi="Arial" w:cs="Arial"/>
        </w:rPr>
        <w:t>lượng</w:t>
      </w:r>
      <w:proofErr w:type="spellEnd"/>
      <w:r w:rsidR="00CF2477" w:rsidRPr="003D73E2">
        <w:rPr>
          <w:rFonts w:ascii="Arial" w:hAnsi="Arial" w:cs="Arial"/>
        </w:rPr>
        <w:t xml:space="preserve"> </w:t>
      </w:r>
      <w:proofErr w:type="spellStart"/>
      <w:r w:rsidR="00CF2477" w:rsidRPr="003D73E2">
        <w:rPr>
          <w:rFonts w:ascii="Arial" w:hAnsi="Arial" w:cs="Arial"/>
        </w:rPr>
        <w:t>đạt</w:t>
      </w:r>
      <w:proofErr w:type="spellEnd"/>
      <w:r w:rsidR="00CF2477" w:rsidRPr="003D73E2">
        <w:rPr>
          <w:rFonts w:ascii="Arial" w:hAnsi="Arial" w:cs="Arial"/>
        </w:rPr>
        <w:t xml:space="preserve"> </w:t>
      </w:r>
      <w:proofErr w:type="spellStart"/>
      <w:r w:rsidR="00CF2477" w:rsidRPr="003D73E2">
        <w:rPr>
          <w:rFonts w:ascii="Arial" w:hAnsi="Arial" w:cs="Arial"/>
        </w:rPr>
        <w:t>yêu</w:t>
      </w:r>
      <w:proofErr w:type="spellEnd"/>
      <w:r w:rsidR="00CF2477" w:rsidRPr="003D73E2">
        <w:rPr>
          <w:rFonts w:ascii="Arial" w:hAnsi="Arial" w:cs="Arial"/>
        </w:rPr>
        <w:t xml:space="preserve"> </w:t>
      </w:r>
      <w:proofErr w:type="spellStart"/>
      <w:r w:rsidR="00CF2477" w:rsidRPr="003D73E2">
        <w:rPr>
          <w:rFonts w:ascii="Arial" w:hAnsi="Arial" w:cs="Arial"/>
        </w:rPr>
        <w:t>cầu</w:t>
      </w:r>
      <w:proofErr w:type="spellEnd"/>
    </w:p>
    <w:p w14:paraId="3B328F37" w14:textId="77777777" w:rsidR="00CF2477" w:rsidRPr="003D73E2" w:rsidRDefault="00CF2477" w:rsidP="00007724">
      <w:pPr>
        <w:spacing w:after="120"/>
        <w:rPr>
          <w:rFonts w:ascii="Arial" w:hAnsi="Arial" w:cs="Arial"/>
          <w:i/>
          <w:iCs/>
        </w:rPr>
      </w:pPr>
      <w:r w:rsidRPr="003D73E2">
        <w:rPr>
          <w:rFonts w:ascii="Arial" w:hAnsi="Arial" w:cs="Arial"/>
          <w:i/>
          <w:iCs/>
        </w:rPr>
        <w:t>6.2.</w:t>
      </w:r>
      <w:r w:rsidR="00C62EE8" w:rsidRPr="003D73E2">
        <w:rPr>
          <w:rFonts w:ascii="Arial" w:hAnsi="Arial" w:cs="Arial"/>
          <w:i/>
          <w:iCs/>
        </w:rPr>
        <w:t xml:space="preserve"> </w:t>
      </w:r>
      <w:proofErr w:type="spellStart"/>
      <w:r w:rsidRPr="003D73E2">
        <w:rPr>
          <w:rFonts w:ascii="Arial" w:hAnsi="Arial" w:cs="Arial"/>
          <w:i/>
          <w:iCs/>
        </w:rPr>
        <w:t>Vật</w:t>
      </w:r>
      <w:proofErr w:type="spellEnd"/>
      <w:r w:rsidRPr="003D73E2">
        <w:rPr>
          <w:rFonts w:ascii="Arial" w:hAnsi="Arial" w:cs="Arial"/>
          <w:i/>
          <w:iCs/>
        </w:rPr>
        <w:t xml:space="preserve"> </w:t>
      </w:r>
      <w:proofErr w:type="spellStart"/>
      <w:r w:rsidRPr="003D73E2">
        <w:rPr>
          <w:rFonts w:ascii="Arial" w:hAnsi="Arial" w:cs="Arial"/>
          <w:i/>
          <w:iCs/>
        </w:rPr>
        <w:t>liệu</w:t>
      </w:r>
      <w:proofErr w:type="spellEnd"/>
      <w:r w:rsidRPr="003D73E2">
        <w:rPr>
          <w:rFonts w:ascii="Arial" w:hAnsi="Arial" w:cs="Arial"/>
          <w:i/>
          <w:iCs/>
        </w:rPr>
        <w:t xml:space="preserve"> </w:t>
      </w:r>
      <w:proofErr w:type="spellStart"/>
      <w:r w:rsidRPr="003D73E2">
        <w:rPr>
          <w:rFonts w:ascii="Arial" w:hAnsi="Arial" w:cs="Arial"/>
          <w:i/>
          <w:iCs/>
        </w:rPr>
        <w:t>dùng</w:t>
      </w:r>
      <w:proofErr w:type="spellEnd"/>
      <w:r w:rsidRPr="003D73E2">
        <w:rPr>
          <w:rFonts w:ascii="Arial" w:hAnsi="Arial" w:cs="Arial"/>
          <w:i/>
          <w:iCs/>
        </w:rPr>
        <w:t xml:space="preserve"> </w:t>
      </w:r>
      <w:proofErr w:type="spellStart"/>
      <w:r w:rsidRPr="003D73E2">
        <w:rPr>
          <w:rFonts w:ascii="Arial" w:hAnsi="Arial" w:cs="Arial"/>
          <w:i/>
          <w:iCs/>
        </w:rPr>
        <w:t>để</w:t>
      </w:r>
      <w:proofErr w:type="spellEnd"/>
      <w:r w:rsidRPr="003D73E2">
        <w:rPr>
          <w:rFonts w:ascii="Arial" w:hAnsi="Arial" w:cs="Arial"/>
          <w:i/>
          <w:iCs/>
        </w:rPr>
        <w:t xml:space="preserve"> </w:t>
      </w:r>
      <w:proofErr w:type="spellStart"/>
      <w:r w:rsidRPr="003D73E2">
        <w:rPr>
          <w:rFonts w:ascii="Arial" w:hAnsi="Arial" w:cs="Arial"/>
          <w:i/>
          <w:iCs/>
        </w:rPr>
        <w:t>ghi</w:t>
      </w:r>
      <w:proofErr w:type="spellEnd"/>
      <w:r w:rsidRPr="003D73E2">
        <w:rPr>
          <w:rFonts w:ascii="Arial" w:hAnsi="Arial" w:cs="Arial"/>
          <w:i/>
          <w:iCs/>
        </w:rPr>
        <w:t xml:space="preserve"> </w:t>
      </w:r>
      <w:proofErr w:type="spellStart"/>
      <w:r w:rsidRPr="003D73E2">
        <w:rPr>
          <w:rFonts w:ascii="Arial" w:hAnsi="Arial" w:cs="Arial"/>
          <w:i/>
          <w:iCs/>
        </w:rPr>
        <w:t>nhãn</w:t>
      </w:r>
      <w:proofErr w:type="spellEnd"/>
      <w:r w:rsidRPr="003D73E2">
        <w:rPr>
          <w:rFonts w:ascii="Arial" w:hAnsi="Arial" w:cs="Arial"/>
          <w:i/>
          <w:iCs/>
        </w:rPr>
        <w:t xml:space="preserve"> </w:t>
      </w:r>
      <w:proofErr w:type="spellStart"/>
      <w:r w:rsidRPr="003D73E2">
        <w:rPr>
          <w:rFonts w:ascii="Arial" w:hAnsi="Arial" w:cs="Arial"/>
          <w:i/>
          <w:iCs/>
        </w:rPr>
        <w:t>mác</w:t>
      </w:r>
      <w:proofErr w:type="spellEnd"/>
    </w:p>
    <w:p w14:paraId="1DAD0ABF" w14:textId="77777777" w:rsidR="00CF2477" w:rsidRPr="003D73E2" w:rsidRDefault="00C62EE8" w:rsidP="00007724">
      <w:pPr>
        <w:spacing w:after="120"/>
        <w:rPr>
          <w:rFonts w:ascii="Arial" w:hAnsi="Arial" w:cs="Arial"/>
        </w:rPr>
      </w:pPr>
      <w:r w:rsidRPr="003D73E2">
        <w:rPr>
          <w:rFonts w:ascii="Arial" w:hAnsi="Arial" w:cs="Arial"/>
        </w:rPr>
        <w:t xml:space="preserve"> </w:t>
      </w:r>
      <w:proofErr w:type="spellStart"/>
      <w:r w:rsidR="00CF2477" w:rsidRPr="003D73E2">
        <w:rPr>
          <w:rFonts w:ascii="Arial" w:hAnsi="Arial" w:cs="Arial"/>
        </w:rPr>
        <w:t>Vật</w:t>
      </w:r>
      <w:proofErr w:type="spellEnd"/>
      <w:r w:rsidR="00CF2477" w:rsidRPr="003D73E2">
        <w:rPr>
          <w:rFonts w:ascii="Arial" w:hAnsi="Arial" w:cs="Arial"/>
        </w:rPr>
        <w:t xml:space="preserve"> </w:t>
      </w:r>
      <w:proofErr w:type="spellStart"/>
      <w:r w:rsidR="00CF2477" w:rsidRPr="003D73E2">
        <w:rPr>
          <w:rFonts w:ascii="Arial" w:hAnsi="Arial" w:cs="Arial"/>
        </w:rPr>
        <w:t>liệu</w:t>
      </w:r>
      <w:proofErr w:type="spellEnd"/>
      <w:r w:rsidR="00CF2477" w:rsidRPr="003D73E2">
        <w:rPr>
          <w:rFonts w:ascii="Arial" w:hAnsi="Arial" w:cs="Arial"/>
        </w:rPr>
        <w:t xml:space="preserve"> </w:t>
      </w:r>
      <w:proofErr w:type="spellStart"/>
      <w:r w:rsidR="00CF2477" w:rsidRPr="003D73E2">
        <w:rPr>
          <w:rFonts w:ascii="Arial" w:hAnsi="Arial" w:cs="Arial"/>
        </w:rPr>
        <w:t>để</w:t>
      </w:r>
      <w:proofErr w:type="spellEnd"/>
      <w:r w:rsidR="00CF2477" w:rsidRPr="003D73E2">
        <w:rPr>
          <w:rFonts w:ascii="Arial" w:hAnsi="Arial" w:cs="Arial"/>
        </w:rPr>
        <w:t xml:space="preserve"> </w:t>
      </w:r>
      <w:proofErr w:type="spellStart"/>
      <w:r w:rsidR="00CF2477" w:rsidRPr="003D73E2">
        <w:rPr>
          <w:rFonts w:ascii="Arial" w:hAnsi="Arial" w:cs="Arial"/>
        </w:rPr>
        <w:t>ghi</w:t>
      </w:r>
      <w:proofErr w:type="spellEnd"/>
      <w:r w:rsidR="00CF2477" w:rsidRPr="003D73E2">
        <w:rPr>
          <w:rFonts w:ascii="Arial" w:hAnsi="Arial" w:cs="Arial"/>
        </w:rPr>
        <w:t xml:space="preserve"> </w:t>
      </w:r>
      <w:proofErr w:type="spellStart"/>
      <w:r w:rsidR="00CF2477" w:rsidRPr="003D73E2">
        <w:rPr>
          <w:rFonts w:ascii="Arial" w:hAnsi="Arial" w:cs="Arial"/>
        </w:rPr>
        <w:t>là</w:t>
      </w:r>
      <w:proofErr w:type="spellEnd"/>
      <w:r w:rsidR="00CF2477" w:rsidRPr="003D73E2">
        <w:rPr>
          <w:rFonts w:ascii="Arial" w:hAnsi="Arial" w:cs="Arial"/>
        </w:rPr>
        <w:t xml:space="preserve"> </w:t>
      </w:r>
      <w:proofErr w:type="spellStart"/>
      <w:r w:rsidR="00CF2477" w:rsidRPr="003D73E2">
        <w:rPr>
          <w:rFonts w:ascii="Arial" w:hAnsi="Arial" w:cs="Arial"/>
        </w:rPr>
        <w:t>sơn</w:t>
      </w:r>
      <w:proofErr w:type="spellEnd"/>
      <w:r w:rsidR="00CF2477" w:rsidRPr="003D73E2">
        <w:rPr>
          <w:rFonts w:ascii="Arial" w:hAnsi="Arial" w:cs="Arial"/>
        </w:rPr>
        <w:t xml:space="preserve">, </w:t>
      </w:r>
      <w:proofErr w:type="spellStart"/>
      <w:r w:rsidR="00CF2477" w:rsidRPr="003D73E2">
        <w:rPr>
          <w:rFonts w:ascii="Arial" w:hAnsi="Arial" w:cs="Arial"/>
        </w:rPr>
        <w:t>mực</w:t>
      </w:r>
      <w:proofErr w:type="spellEnd"/>
      <w:r w:rsidR="00CF2477" w:rsidRPr="003D73E2">
        <w:rPr>
          <w:rFonts w:ascii="Arial" w:hAnsi="Arial" w:cs="Arial"/>
        </w:rPr>
        <w:t xml:space="preserve"> in </w:t>
      </w:r>
      <w:proofErr w:type="spellStart"/>
      <w:r w:rsidR="00CF2477" w:rsidRPr="003D73E2">
        <w:rPr>
          <w:rFonts w:ascii="Arial" w:hAnsi="Arial" w:cs="Arial"/>
        </w:rPr>
        <w:t>không</w:t>
      </w:r>
      <w:proofErr w:type="spellEnd"/>
      <w:r w:rsidR="00CF2477" w:rsidRPr="003D73E2">
        <w:rPr>
          <w:rFonts w:ascii="Arial" w:hAnsi="Arial" w:cs="Arial"/>
        </w:rPr>
        <w:t xml:space="preserve"> </w:t>
      </w:r>
      <w:proofErr w:type="spellStart"/>
      <w:r w:rsidR="00CF2477" w:rsidRPr="003D73E2">
        <w:rPr>
          <w:rFonts w:ascii="Arial" w:hAnsi="Arial" w:cs="Arial"/>
        </w:rPr>
        <w:t>bị</w:t>
      </w:r>
      <w:proofErr w:type="spellEnd"/>
      <w:r w:rsidR="00CF2477" w:rsidRPr="003D73E2">
        <w:rPr>
          <w:rFonts w:ascii="Arial" w:hAnsi="Arial" w:cs="Arial"/>
        </w:rPr>
        <w:t xml:space="preserve"> </w:t>
      </w:r>
      <w:proofErr w:type="spellStart"/>
      <w:r w:rsidR="00CF2477" w:rsidRPr="003D73E2">
        <w:rPr>
          <w:rFonts w:ascii="Arial" w:hAnsi="Arial" w:cs="Arial"/>
        </w:rPr>
        <w:t>hoà</w:t>
      </w:r>
      <w:proofErr w:type="spellEnd"/>
      <w:r w:rsidR="00CF2477" w:rsidRPr="003D73E2">
        <w:rPr>
          <w:rFonts w:ascii="Arial" w:hAnsi="Arial" w:cs="Arial"/>
        </w:rPr>
        <w:t xml:space="preserve"> tan </w:t>
      </w:r>
      <w:proofErr w:type="spellStart"/>
      <w:r w:rsidR="00CF2477" w:rsidRPr="003D73E2">
        <w:rPr>
          <w:rFonts w:ascii="Arial" w:hAnsi="Arial" w:cs="Arial"/>
        </w:rPr>
        <w:t>trong</w:t>
      </w:r>
      <w:proofErr w:type="spellEnd"/>
      <w:r w:rsidR="00CF2477" w:rsidRPr="003D73E2">
        <w:rPr>
          <w:rFonts w:ascii="Arial" w:hAnsi="Arial" w:cs="Arial"/>
        </w:rPr>
        <w:t xml:space="preserve"> </w:t>
      </w:r>
      <w:proofErr w:type="spellStart"/>
      <w:r w:rsidR="00CF2477" w:rsidRPr="003D73E2">
        <w:rPr>
          <w:rFonts w:ascii="Arial" w:hAnsi="Arial" w:cs="Arial"/>
        </w:rPr>
        <w:t>nước</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không</w:t>
      </w:r>
      <w:proofErr w:type="spellEnd"/>
      <w:r w:rsidR="00CF2477" w:rsidRPr="003D73E2">
        <w:rPr>
          <w:rFonts w:ascii="Arial" w:hAnsi="Arial" w:cs="Arial"/>
        </w:rPr>
        <w:t xml:space="preserve"> </w:t>
      </w:r>
      <w:proofErr w:type="spellStart"/>
      <w:r w:rsidR="00CF2477" w:rsidRPr="003D73E2">
        <w:rPr>
          <w:rFonts w:ascii="Arial" w:hAnsi="Arial" w:cs="Arial"/>
        </w:rPr>
        <w:t>phai</w:t>
      </w:r>
      <w:proofErr w:type="spellEnd"/>
      <w:r w:rsidR="00CF2477" w:rsidRPr="003D73E2">
        <w:rPr>
          <w:rFonts w:ascii="Arial" w:hAnsi="Arial" w:cs="Arial"/>
        </w:rPr>
        <w:t xml:space="preserve"> </w:t>
      </w:r>
      <w:proofErr w:type="spellStart"/>
      <w:r w:rsidR="00CF2477" w:rsidRPr="003D73E2">
        <w:rPr>
          <w:rFonts w:ascii="Arial" w:hAnsi="Arial" w:cs="Arial"/>
        </w:rPr>
        <w:t>màu</w:t>
      </w:r>
      <w:proofErr w:type="spellEnd"/>
    </w:p>
    <w:p w14:paraId="12820C18" w14:textId="77777777" w:rsidR="00CF2477" w:rsidRPr="003D73E2" w:rsidRDefault="00CF2477" w:rsidP="00007724">
      <w:pPr>
        <w:spacing w:after="120"/>
        <w:rPr>
          <w:rFonts w:ascii="Arial" w:hAnsi="Arial" w:cs="Arial"/>
          <w:i/>
          <w:iCs/>
        </w:rPr>
      </w:pPr>
      <w:r w:rsidRPr="003D73E2">
        <w:rPr>
          <w:rFonts w:ascii="Arial" w:hAnsi="Arial" w:cs="Arial"/>
          <w:i/>
          <w:iCs/>
        </w:rPr>
        <w:t>6.3.</w:t>
      </w:r>
      <w:r w:rsidR="00C62EE8" w:rsidRPr="003D73E2">
        <w:rPr>
          <w:rFonts w:ascii="Arial" w:hAnsi="Arial" w:cs="Arial"/>
          <w:i/>
          <w:iCs/>
        </w:rPr>
        <w:t xml:space="preserve"> </w:t>
      </w:r>
      <w:proofErr w:type="spellStart"/>
      <w:r w:rsidRPr="003D73E2">
        <w:rPr>
          <w:rFonts w:ascii="Arial" w:hAnsi="Arial" w:cs="Arial"/>
          <w:i/>
          <w:iCs/>
        </w:rPr>
        <w:t>Yêu</w:t>
      </w:r>
      <w:proofErr w:type="spellEnd"/>
      <w:r w:rsidRPr="003D73E2">
        <w:rPr>
          <w:rFonts w:ascii="Arial" w:hAnsi="Arial" w:cs="Arial"/>
          <w:i/>
          <w:iCs/>
        </w:rPr>
        <w:t xml:space="preserve"> </w:t>
      </w:r>
      <w:proofErr w:type="spellStart"/>
      <w:r w:rsidRPr="003D73E2">
        <w:rPr>
          <w:rFonts w:ascii="Arial" w:hAnsi="Arial" w:cs="Arial"/>
          <w:i/>
          <w:iCs/>
        </w:rPr>
        <w:t>cầu</w:t>
      </w:r>
      <w:proofErr w:type="spellEnd"/>
      <w:r w:rsidRPr="003D73E2">
        <w:rPr>
          <w:rFonts w:ascii="Arial" w:hAnsi="Arial" w:cs="Arial"/>
          <w:i/>
          <w:iCs/>
        </w:rPr>
        <w:t xml:space="preserve"> </w:t>
      </w:r>
      <w:proofErr w:type="spellStart"/>
      <w:r w:rsidRPr="003D73E2">
        <w:rPr>
          <w:rFonts w:ascii="Arial" w:hAnsi="Arial" w:cs="Arial"/>
          <w:i/>
          <w:iCs/>
        </w:rPr>
        <w:t>về</w:t>
      </w:r>
      <w:proofErr w:type="spellEnd"/>
      <w:r w:rsidRPr="003D73E2">
        <w:rPr>
          <w:rFonts w:ascii="Arial" w:hAnsi="Arial" w:cs="Arial"/>
          <w:i/>
          <w:iCs/>
        </w:rPr>
        <w:t xml:space="preserve"> </w:t>
      </w:r>
      <w:proofErr w:type="spellStart"/>
      <w:r w:rsidRPr="003D73E2">
        <w:rPr>
          <w:rFonts w:ascii="Arial" w:hAnsi="Arial" w:cs="Arial"/>
          <w:i/>
          <w:iCs/>
        </w:rPr>
        <w:t>vận</w:t>
      </w:r>
      <w:proofErr w:type="spellEnd"/>
      <w:r w:rsidRPr="003D73E2">
        <w:rPr>
          <w:rFonts w:ascii="Arial" w:hAnsi="Arial" w:cs="Arial"/>
          <w:i/>
          <w:iCs/>
        </w:rPr>
        <w:t xml:space="preserve"> </w:t>
      </w:r>
      <w:proofErr w:type="spellStart"/>
      <w:r w:rsidRPr="003D73E2">
        <w:rPr>
          <w:rFonts w:ascii="Arial" w:hAnsi="Arial" w:cs="Arial"/>
          <w:i/>
          <w:iCs/>
        </w:rPr>
        <w:t>chuyển</w:t>
      </w:r>
      <w:proofErr w:type="spellEnd"/>
      <w:r w:rsidRPr="003D73E2">
        <w:rPr>
          <w:rFonts w:ascii="Arial" w:hAnsi="Arial" w:cs="Arial"/>
          <w:i/>
          <w:iCs/>
        </w:rPr>
        <w:t xml:space="preserve"> </w:t>
      </w:r>
      <w:proofErr w:type="spellStart"/>
      <w:r w:rsidRPr="003D73E2">
        <w:rPr>
          <w:rFonts w:ascii="Arial" w:hAnsi="Arial" w:cs="Arial"/>
          <w:i/>
          <w:iCs/>
        </w:rPr>
        <w:t>và</w:t>
      </w:r>
      <w:proofErr w:type="spellEnd"/>
      <w:r w:rsidRPr="003D73E2">
        <w:rPr>
          <w:rFonts w:ascii="Arial" w:hAnsi="Arial" w:cs="Arial"/>
          <w:i/>
          <w:iCs/>
        </w:rPr>
        <w:t xml:space="preserve"> </w:t>
      </w:r>
      <w:proofErr w:type="spellStart"/>
      <w:r w:rsidRPr="003D73E2">
        <w:rPr>
          <w:rFonts w:ascii="Arial" w:hAnsi="Arial" w:cs="Arial"/>
          <w:i/>
          <w:iCs/>
        </w:rPr>
        <w:t>bảo</w:t>
      </w:r>
      <w:proofErr w:type="spellEnd"/>
      <w:r w:rsidRPr="003D73E2">
        <w:rPr>
          <w:rFonts w:ascii="Arial" w:hAnsi="Arial" w:cs="Arial"/>
          <w:i/>
          <w:iCs/>
        </w:rPr>
        <w:t xml:space="preserve"> </w:t>
      </w:r>
      <w:proofErr w:type="spellStart"/>
      <w:r w:rsidRPr="003D73E2">
        <w:rPr>
          <w:rFonts w:ascii="Arial" w:hAnsi="Arial" w:cs="Arial"/>
          <w:i/>
          <w:iCs/>
        </w:rPr>
        <w:t>quản</w:t>
      </w:r>
      <w:proofErr w:type="spellEnd"/>
    </w:p>
    <w:p w14:paraId="2216ABDE"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Các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chỉ</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bốc</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vận</w:t>
      </w:r>
      <w:proofErr w:type="spellEnd"/>
      <w:r w:rsidR="00CF2477" w:rsidRPr="003D73E2">
        <w:rPr>
          <w:rFonts w:ascii="Arial" w:hAnsi="Arial" w:cs="Arial"/>
        </w:rPr>
        <w:t xml:space="preserve"> </w:t>
      </w:r>
      <w:proofErr w:type="spellStart"/>
      <w:r w:rsidR="00CF2477" w:rsidRPr="003D73E2">
        <w:rPr>
          <w:rFonts w:ascii="Arial" w:hAnsi="Arial" w:cs="Arial"/>
        </w:rPr>
        <w:t>chuyển</w:t>
      </w:r>
      <w:proofErr w:type="spellEnd"/>
      <w:r w:rsidR="00CF2477" w:rsidRPr="003D73E2">
        <w:rPr>
          <w:rFonts w:ascii="Arial" w:hAnsi="Arial" w:cs="Arial"/>
        </w:rPr>
        <w:t xml:space="preserve"> </w:t>
      </w:r>
      <w:proofErr w:type="spellStart"/>
      <w:r w:rsidR="00CF2477" w:rsidRPr="003D73E2">
        <w:rPr>
          <w:rFonts w:ascii="Arial" w:hAnsi="Arial" w:cs="Arial"/>
        </w:rPr>
        <w:t>khi</w:t>
      </w:r>
      <w:proofErr w:type="spellEnd"/>
      <w:r w:rsidR="00CF2477" w:rsidRPr="003D73E2">
        <w:rPr>
          <w:rFonts w:ascii="Arial" w:hAnsi="Arial" w:cs="Arial"/>
        </w:rPr>
        <w:t xml:space="preserve"> </w:t>
      </w:r>
      <w:proofErr w:type="spellStart"/>
      <w:r w:rsidR="00CF2477" w:rsidRPr="003D73E2">
        <w:rPr>
          <w:rFonts w:ascii="Arial" w:hAnsi="Arial" w:cs="Arial"/>
        </w:rPr>
        <w:t>cường</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bê</w:t>
      </w:r>
      <w:proofErr w:type="spellEnd"/>
      <w:r w:rsidR="00CF2477" w:rsidRPr="003D73E2">
        <w:rPr>
          <w:rFonts w:ascii="Arial" w:hAnsi="Arial" w:cs="Arial"/>
        </w:rPr>
        <w:t xml:space="preserve"> </w:t>
      </w:r>
      <w:proofErr w:type="spellStart"/>
      <w:r w:rsidR="00CF2477" w:rsidRPr="003D73E2">
        <w:rPr>
          <w:rFonts w:ascii="Arial" w:hAnsi="Arial" w:cs="Arial"/>
        </w:rPr>
        <w:t>tông</w:t>
      </w:r>
      <w:proofErr w:type="spellEnd"/>
      <w:r w:rsidR="00CF2477" w:rsidRPr="003D73E2">
        <w:rPr>
          <w:rFonts w:ascii="Arial" w:hAnsi="Arial" w:cs="Arial"/>
        </w:rPr>
        <w:t xml:space="preserve"> </w:t>
      </w:r>
      <w:proofErr w:type="spellStart"/>
      <w:r w:rsidR="00CF2477" w:rsidRPr="003D73E2">
        <w:rPr>
          <w:rFonts w:ascii="Arial" w:hAnsi="Arial" w:cs="Arial"/>
        </w:rPr>
        <w:t>đạt</w:t>
      </w:r>
      <w:proofErr w:type="spellEnd"/>
      <w:r w:rsidR="00CF2477" w:rsidRPr="003D73E2">
        <w:rPr>
          <w:rFonts w:ascii="Arial" w:hAnsi="Arial" w:cs="Arial"/>
        </w:rPr>
        <w:t xml:space="preserve"> </w:t>
      </w:r>
      <w:proofErr w:type="spellStart"/>
      <w:r w:rsidR="00CF2477" w:rsidRPr="003D73E2">
        <w:rPr>
          <w:rFonts w:ascii="Arial" w:hAnsi="Arial" w:cs="Arial"/>
        </w:rPr>
        <w:t>tối</w:t>
      </w:r>
      <w:proofErr w:type="spellEnd"/>
      <w:r w:rsidR="00CF2477" w:rsidRPr="003D73E2">
        <w:rPr>
          <w:rFonts w:ascii="Arial" w:hAnsi="Arial" w:cs="Arial"/>
        </w:rPr>
        <w:t xml:space="preserve"> </w:t>
      </w:r>
      <w:proofErr w:type="spellStart"/>
      <w:r w:rsidR="00CF2477" w:rsidRPr="003D73E2">
        <w:rPr>
          <w:rFonts w:ascii="Arial" w:hAnsi="Arial" w:cs="Arial"/>
        </w:rPr>
        <w:t>thiểu</w:t>
      </w:r>
      <w:proofErr w:type="spellEnd"/>
      <w:r w:rsidR="00CF2477" w:rsidRPr="003D73E2">
        <w:rPr>
          <w:rFonts w:ascii="Arial" w:hAnsi="Arial" w:cs="Arial"/>
        </w:rPr>
        <w:t xml:space="preserve"> 70</w:t>
      </w:r>
      <w:r w:rsidR="00CF2477" w:rsidRPr="003D73E2">
        <w:rPr>
          <w:rFonts w:ascii="Arial" w:hAnsi="Arial" w:cs="Arial"/>
        </w:rPr>
        <w:sym w:font="Symbol" w:char="F025"/>
      </w:r>
      <w:r w:rsidR="00CF2477" w:rsidRPr="003D73E2">
        <w:rPr>
          <w:rFonts w:ascii="Arial" w:hAnsi="Arial" w:cs="Arial"/>
        </w:rPr>
        <w:t xml:space="preserve"> </w:t>
      </w:r>
      <w:proofErr w:type="spellStart"/>
      <w:r w:rsidR="00CF2477" w:rsidRPr="003D73E2">
        <w:rPr>
          <w:rFonts w:ascii="Arial" w:hAnsi="Arial" w:cs="Arial"/>
        </w:rPr>
        <w:t>cường</w:t>
      </w:r>
      <w:proofErr w:type="spellEnd"/>
      <w:r w:rsidR="00CF2477" w:rsidRPr="003D73E2">
        <w:rPr>
          <w:rFonts w:ascii="Arial" w:hAnsi="Arial" w:cs="Arial"/>
        </w:rPr>
        <w:t xml:space="preserve"> </w:t>
      </w:r>
      <w:proofErr w:type="spellStart"/>
      <w:r w:rsidR="00CF2477" w:rsidRPr="003D73E2">
        <w:rPr>
          <w:rFonts w:ascii="Arial" w:hAnsi="Arial" w:cs="Arial"/>
        </w:rPr>
        <w:t>độ</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kế</w:t>
      </w:r>
      <w:proofErr w:type="spellEnd"/>
      <w:r w:rsidR="00CF2477" w:rsidRPr="003D73E2">
        <w:rPr>
          <w:rFonts w:ascii="Arial" w:hAnsi="Arial" w:cs="Arial"/>
        </w:rPr>
        <w:t>.</w:t>
      </w:r>
    </w:p>
    <w:p w14:paraId="5ACC317F"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Các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dỡ</w:t>
      </w:r>
      <w:proofErr w:type="spellEnd"/>
      <w:r w:rsidR="00CF2477" w:rsidRPr="003D73E2">
        <w:rPr>
          <w:rFonts w:ascii="Arial" w:hAnsi="Arial" w:cs="Arial"/>
        </w:rPr>
        <w:t xml:space="preserve"> </w:t>
      </w:r>
      <w:proofErr w:type="spellStart"/>
      <w:r w:rsidR="00CF2477" w:rsidRPr="003D73E2">
        <w:rPr>
          <w:rFonts w:ascii="Arial" w:hAnsi="Arial" w:cs="Arial"/>
        </w:rPr>
        <w:t>bằng</w:t>
      </w:r>
      <w:proofErr w:type="spellEnd"/>
      <w:r w:rsidR="00CF2477" w:rsidRPr="003D73E2">
        <w:rPr>
          <w:rFonts w:ascii="Arial" w:hAnsi="Arial" w:cs="Arial"/>
        </w:rPr>
        <w:t xml:space="preserve"> </w:t>
      </w:r>
      <w:proofErr w:type="spellStart"/>
      <w:r w:rsidR="00CF2477" w:rsidRPr="003D73E2">
        <w:rPr>
          <w:rFonts w:ascii="Arial" w:hAnsi="Arial" w:cs="Arial"/>
        </w:rPr>
        <w:t>cần</w:t>
      </w:r>
      <w:proofErr w:type="spellEnd"/>
      <w:r w:rsidR="00CF2477" w:rsidRPr="003D73E2">
        <w:rPr>
          <w:rFonts w:ascii="Arial" w:hAnsi="Arial" w:cs="Arial"/>
        </w:rPr>
        <w:t xml:space="preserve"> </w:t>
      </w:r>
      <w:proofErr w:type="spellStart"/>
      <w:r w:rsidR="00CF2477" w:rsidRPr="003D73E2">
        <w:rPr>
          <w:rFonts w:ascii="Arial" w:hAnsi="Arial" w:cs="Arial"/>
        </w:rPr>
        <w:t>cẩu</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móc</w:t>
      </w:r>
      <w:proofErr w:type="spellEnd"/>
      <w:r w:rsidR="00CF2477" w:rsidRPr="003D73E2">
        <w:rPr>
          <w:rFonts w:ascii="Arial" w:hAnsi="Arial" w:cs="Arial"/>
        </w:rPr>
        <w:t xml:space="preserve"> </w:t>
      </w:r>
      <w:proofErr w:type="spellStart"/>
      <w:r w:rsidR="00CF2477" w:rsidRPr="003D73E2">
        <w:rPr>
          <w:rFonts w:ascii="Arial" w:hAnsi="Arial" w:cs="Arial"/>
        </w:rPr>
        <w:t>dây</w:t>
      </w:r>
      <w:proofErr w:type="spellEnd"/>
      <w:r w:rsidR="00CF2477" w:rsidRPr="003D73E2">
        <w:rPr>
          <w:rFonts w:ascii="Arial" w:hAnsi="Arial" w:cs="Arial"/>
        </w:rPr>
        <w:t xml:space="preserve"> </w:t>
      </w:r>
      <w:proofErr w:type="spellStart"/>
      <w:r w:rsidR="00CF2477" w:rsidRPr="003D73E2">
        <w:rPr>
          <w:rFonts w:ascii="Arial" w:hAnsi="Arial" w:cs="Arial"/>
        </w:rPr>
        <w:t>cáp</w:t>
      </w:r>
      <w:proofErr w:type="spellEnd"/>
      <w:r w:rsidR="00CF2477" w:rsidRPr="003D73E2">
        <w:rPr>
          <w:rFonts w:ascii="Arial" w:hAnsi="Arial" w:cs="Arial"/>
        </w:rPr>
        <w:t xml:space="preserve"> </w:t>
      </w:r>
      <w:proofErr w:type="spellStart"/>
      <w:r w:rsidR="00CF2477" w:rsidRPr="003D73E2">
        <w:rPr>
          <w:rFonts w:ascii="Arial" w:hAnsi="Arial" w:cs="Arial"/>
        </w:rPr>
        <w:t>mềm</w:t>
      </w:r>
      <w:proofErr w:type="spellEnd"/>
      <w:r w:rsidR="00CF2477" w:rsidRPr="003D73E2">
        <w:rPr>
          <w:rFonts w:ascii="Arial" w:hAnsi="Arial" w:cs="Arial"/>
        </w:rPr>
        <w:t xml:space="preserve"> </w:t>
      </w:r>
      <w:proofErr w:type="spellStart"/>
      <w:r w:rsidR="00CF2477" w:rsidRPr="003D73E2">
        <w:rPr>
          <w:rFonts w:ascii="Arial" w:hAnsi="Arial" w:cs="Arial"/>
        </w:rPr>
        <w:t>hoặc</w:t>
      </w:r>
      <w:proofErr w:type="spellEnd"/>
      <w:r w:rsidR="00CF2477" w:rsidRPr="003D73E2">
        <w:rPr>
          <w:rFonts w:ascii="Arial" w:hAnsi="Arial" w:cs="Arial"/>
        </w:rPr>
        <w:t xml:space="preserve"> </w:t>
      </w:r>
      <w:proofErr w:type="spellStart"/>
      <w:r w:rsidR="00CF2477" w:rsidRPr="003D73E2">
        <w:rPr>
          <w:rFonts w:ascii="Arial" w:hAnsi="Arial" w:cs="Arial"/>
        </w:rPr>
        <w:t>thiết</w:t>
      </w:r>
      <w:proofErr w:type="spellEnd"/>
      <w:r w:rsidR="00CF2477" w:rsidRPr="003D73E2">
        <w:rPr>
          <w:rFonts w:ascii="Arial" w:hAnsi="Arial" w:cs="Arial"/>
        </w:rPr>
        <w:t xml:space="preserve"> </w:t>
      </w:r>
      <w:proofErr w:type="spellStart"/>
      <w:r w:rsidR="00CF2477" w:rsidRPr="003D73E2">
        <w:rPr>
          <w:rFonts w:ascii="Arial" w:hAnsi="Arial" w:cs="Arial"/>
        </w:rPr>
        <w:t>bị</w:t>
      </w:r>
      <w:proofErr w:type="spellEnd"/>
      <w:r w:rsidR="00CF2477" w:rsidRPr="003D73E2">
        <w:rPr>
          <w:rFonts w:ascii="Arial" w:hAnsi="Arial" w:cs="Arial"/>
        </w:rPr>
        <w:t xml:space="preserve"> </w:t>
      </w:r>
      <w:proofErr w:type="spellStart"/>
      <w:r w:rsidR="00CF2477" w:rsidRPr="003D73E2">
        <w:rPr>
          <w:rFonts w:ascii="Arial" w:hAnsi="Arial" w:cs="Arial"/>
        </w:rPr>
        <w:t>kẹp</w:t>
      </w:r>
      <w:proofErr w:type="spellEnd"/>
      <w:r w:rsidR="00CF2477" w:rsidRPr="003D73E2">
        <w:rPr>
          <w:rFonts w:ascii="Arial" w:hAnsi="Arial" w:cs="Arial"/>
        </w:rPr>
        <w:t xml:space="preserve"> </w:t>
      </w:r>
      <w:proofErr w:type="spellStart"/>
      <w:r w:rsidR="00CF2477" w:rsidRPr="003D73E2">
        <w:rPr>
          <w:rFonts w:ascii="Arial" w:hAnsi="Arial" w:cs="Arial"/>
        </w:rPr>
        <w:t>thích</w:t>
      </w:r>
      <w:proofErr w:type="spellEnd"/>
      <w:r w:rsidR="00CF2477" w:rsidRPr="003D73E2">
        <w:rPr>
          <w:rFonts w:ascii="Arial" w:hAnsi="Arial" w:cs="Arial"/>
        </w:rPr>
        <w:t xml:space="preserve"> </w:t>
      </w:r>
      <w:proofErr w:type="spellStart"/>
      <w:r w:rsidR="00CF2477" w:rsidRPr="003D73E2">
        <w:rPr>
          <w:rFonts w:ascii="Arial" w:hAnsi="Arial" w:cs="Arial"/>
        </w:rPr>
        <w:t>hợp</w:t>
      </w:r>
      <w:proofErr w:type="spellEnd"/>
      <w:r w:rsidR="00CF2477" w:rsidRPr="003D73E2">
        <w:rPr>
          <w:rFonts w:ascii="Arial" w:hAnsi="Arial" w:cs="Arial"/>
        </w:rPr>
        <w:t>.</w:t>
      </w:r>
    </w:p>
    <w:p w14:paraId="6693CAC6"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Các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sau</w:t>
      </w:r>
      <w:proofErr w:type="spellEnd"/>
      <w:r w:rsidR="00CF2477" w:rsidRPr="003D73E2">
        <w:rPr>
          <w:rFonts w:ascii="Arial" w:hAnsi="Arial" w:cs="Arial"/>
        </w:rPr>
        <w:t xml:space="preserve"> </w:t>
      </w:r>
      <w:proofErr w:type="spellStart"/>
      <w:r w:rsidR="00CF2477" w:rsidRPr="003D73E2">
        <w:rPr>
          <w:rFonts w:ascii="Arial" w:hAnsi="Arial" w:cs="Arial"/>
        </w:rPr>
        <w:t>khi</w:t>
      </w:r>
      <w:proofErr w:type="spellEnd"/>
      <w:r w:rsidR="00CF2477" w:rsidRPr="003D73E2">
        <w:rPr>
          <w:rFonts w:ascii="Arial" w:hAnsi="Arial" w:cs="Arial"/>
        </w:rPr>
        <w:t xml:space="preserve"> </w:t>
      </w:r>
      <w:proofErr w:type="spellStart"/>
      <w:r w:rsidR="00CF2477" w:rsidRPr="003D73E2">
        <w:rPr>
          <w:rFonts w:ascii="Arial" w:hAnsi="Arial" w:cs="Arial"/>
        </w:rPr>
        <w:t>kiểm</w:t>
      </w:r>
      <w:proofErr w:type="spellEnd"/>
      <w:r w:rsidR="00CF2477" w:rsidRPr="003D73E2">
        <w:rPr>
          <w:rFonts w:ascii="Arial" w:hAnsi="Arial" w:cs="Arial"/>
        </w:rPr>
        <w:t xml:space="preserve"> </w:t>
      </w:r>
      <w:proofErr w:type="spellStart"/>
      <w:r w:rsidR="00CF2477" w:rsidRPr="003D73E2">
        <w:rPr>
          <w:rFonts w:ascii="Arial" w:hAnsi="Arial" w:cs="Arial"/>
        </w:rPr>
        <w:t>tra</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thành</w:t>
      </w:r>
      <w:proofErr w:type="spellEnd"/>
      <w:r w:rsidR="00CF2477" w:rsidRPr="003D73E2">
        <w:rPr>
          <w:rFonts w:ascii="Arial" w:hAnsi="Arial" w:cs="Arial"/>
        </w:rPr>
        <w:t xml:space="preserve"> </w:t>
      </w:r>
      <w:proofErr w:type="spellStart"/>
      <w:r w:rsidR="00CF2477" w:rsidRPr="003D73E2">
        <w:rPr>
          <w:rFonts w:ascii="Arial" w:hAnsi="Arial" w:cs="Arial"/>
        </w:rPr>
        <w:t>từng</w:t>
      </w:r>
      <w:proofErr w:type="spellEnd"/>
      <w:r w:rsidR="00CF2477" w:rsidRPr="003D73E2">
        <w:rPr>
          <w:rFonts w:ascii="Arial" w:hAnsi="Arial" w:cs="Arial"/>
        </w:rPr>
        <w:t xml:space="preserve"> </w:t>
      </w:r>
      <w:proofErr w:type="spellStart"/>
      <w:r w:rsidR="00CF2477" w:rsidRPr="003D73E2">
        <w:rPr>
          <w:rFonts w:ascii="Arial" w:hAnsi="Arial" w:cs="Arial"/>
        </w:rPr>
        <w:t>lô</w:t>
      </w:r>
      <w:proofErr w:type="spellEnd"/>
      <w:r w:rsidR="00CF2477" w:rsidRPr="003D73E2">
        <w:rPr>
          <w:rFonts w:ascii="Arial" w:hAnsi="Arial" w:cs="Arial"/>
        </w:rPr>
        <w:t xml:space="preserve"> </w:t>
      </w:r>
      <w:proofErr w:type="spellStart"/>
      <w:r w:rsidR="00CF2477" w:rsidRPr="003D73E2">
        <w:rPr>
          <w:rFonts w:ascii="Arial" w:hAnsi="Arial" w:cs="Arial"/>
        </w:rPr>
        <w:t>cùng</w:t>
      </w:r>
      <w:proofErr w:type="spellEnd"/>
      <w:r w:rsidR="00CF2477" w:rsidRPr="003D73E2">
        <w:rPr>
          <w:rFonts w:ascii="Arial" w:hAnsi="Arial" w:cs="Arial"/>
        </w:rPr>
        <w:t xml:space="preserve"> </w:t>
      </w:r>
      <w:proofErr w:type="spellStart"/>
      <w:r w:rsidR="00CF2477" w:rsidRPr="003D73E2">
        <w:rPr>
          <w:rFonts w:ascii="Arial" w:hAnsi="Arial" w:cs="Arial"/>
        </w:rPr>
        <w:t>chủng</w:t>
      </w:r>
      <w:proofErr w:type="spellEnd"/>
      <w:r w:rsidR="00CF2477" w:rsidRPr="003D73E2">
        <w:rPr>
          <w:rFonts w:ascii="Arial" w:hAnsi="Arial" w:cs="Arial"/>
        </w:rPr>
        <w:t xml:space="preserve"> </w:t>
      </w:r>
      <w:proofErr w:type="spellStart"/>
      <w:r w:rsidR="00CF2477" w:rsidRPr="003D73E2">
        <w:rPr>
          <w:rFonts w:ascii="Arial" w:hAnsi="Arial" w:cs="Arial"/>
        </w:rPr>
        <w:t>loại</w:t>
      </w:r>
      <w:proofErr w:type="spellEnd"/>
      <w:r w:rsidR="00CF2477" w:rsidRPr="003D73E2">
        <w:rPr>
          <w:rFonts w:ascii="Arial" w:hAnsi="Arial" w:cs="Arial"/>
        </w:rPr>
        <w:t xml:space="preserve">, </w:t>
      </w:r>
      <w:proofErr w:type="spellStart"/>
      <w:r w:rsidR="00CF2477" w:rsidRPr="003D73E2">
        <w:rPr>
          <w:rFonts w:ascii="Arial" w:hAnsi="Arial" w:cs="Arial"/>
        </w:rPr>
        <w:t>giữa</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lớp</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đặt</w:t>
      </w:r>
      <w:proofErr w:type="spellEnd"/>
      <w:r w:rsidR="00CF2477" w:rsidRPr="003D73E2">
        <w:rPr>
          <w:rFonts w:ascii="Arial" w:hAnsi="Arial" w:cs="Arial"/>
        </w:rPr>
        <w:t xml:space="preserve"> </w:t>
      </w:r>
      <w:proofErr w:type="spellStart"/>
      <w:r w:rsidR="00CF2477" w:rsidRPr="003D73E2">
        <w:rPr>
          <w:rFonts w:ascii="Arial" w:hAnsi="Arial" w:cs="Arial"/>
        </w:rPr>
        <w:t>chồng</w:t>
      </w:r>
      <w:proofErr w:type="spellEnd"/>
      <w:r w:rsidR="00CF2477" w:rsidRPr="003D73E2">
        <w:rPr>
          <w:rFonts w:ascii="Arial" w:hAnsi="Arial" w:cs="Arial"/>
        </w:rPr>
        <w:t xml:space="preserve"> </w:t>
      </w:r>
      <w:proofErr w:type="spellStart"/>
      <w:r w:rsidR="00CF2477" w:rsidRPr="003D73E2">
        <w:rPr>
          <w:rFonts w:ascii="Arial" w:hAnsi="Arial" w:cs="Arial"/>
        </w:rPr>
        <w:t>lên</w:t>
      </w:r>
      <w:proofErr w:type="spellEnd"/>
      <w:r w:rsidR="00CF2477" w:rsidRPr="003D73E2">
        <w:rPr>
          <w:rFonts w:ascii="Arial" w:hAnsi="Arial" w:cs="Arial"/>
        </w:rPr>
        <w:t xml:space="preserve"> </w:t>
      </w:r>
      <w:proofErr w:type="spellStart"/>
      <w:r w:rsidR="00CF2477" w:rsidRPr="003D73E2">
        <w:rPr>
          <w:rFonts w:ascii="Arial" w:hAnsi="Arial" w:cs="Arial"/>
        </w:rPr>
        <w:t>nhau</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kê</w:t>
      </w:r>
      <w:proofErr w:type="spellEnd"/>
      <w:r w:rsidR="00CF2477" w:rsidRPr="003D73E2">
        <w:rPr>
          <w:rFonts w:ascii="Arial" w:hAnsi="Arial" w:cs="Arial"/>
        </w:rPr>
        <w:t xml:space="preserve"> </w:t>
      </w:r>
      <w:proofErr w:type="spellStart"/>
      <w:r w:rsidR="00CF2477" w:rsidRPr="003D73E2">
        <w:rPr>
          <w:rFonts w:ascii="Arial" w:hAnsi="Arial" w:cs="Arial"/>
        </w:rPr>
        <w:t>bằng</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thanh</w:t>
      </w:r>
      <w:proofErr w:type="spellEnd"/>
      <w:r w:rsidR="00CF2477" w:rsidRPr="003D73E2">
        <w:rPr>
          <w:rFonts w:ascii="Arial" w:hAnsi="Arial" w:cs="Arial"/>
        </w:rPr>
        <w:t xml:space="preserve"> </w:t>
      </w:r>
      <w:proofErr w:type="spellStart"/>
      <w:r w:rsidR="00CF2477" w:rsidRPr="003D73E2">
        <w:rPr>
          <w:rFonts w:ascii="Arial" w:hAnsi="Arial" w:cs="Arial"/>
        </w:rPr>
        <w:t>gỗ</w:t>
      </w:r>
      <w:proofErr w:type="spellEnd"/>
      <w:r w:rsidR="00CF2477" w:rsidRPr="003D73E2">
        <w:rPr>
          <w:rFonts w:ascii="Arial" w:hAnsi="Arial" w:cs="Arial"/>
        </w:rPr>
        <w:t xml:space="preserve"> </w:t>
      </w:r>
      <w:proofErr w:type="spellStart"/>
      <w:r w:rsidR="00CF2477" w:rsidRPr="003D73E2">
        <w:rPr>
          <w:rFonts w:ascii="Arial" w:hAnsi="Arial" w:cs="Arial"/>
        </w:rPr>
        <w:t>thích</w:t>
      </w:r>
      <w:proofErr w:type="spellEnd"/>
      <w:r w:rsidR="00CF2477" w:rsidRPr="003D73E2">
        <w:rPr>
          <w:rFonts w:ascii="Arial" w:hAnsi="Arial" w:cs="Arial"/>
        </w:rPr>
        <w:t xml:space="preserve"> </w:t>
      </w:r>
      <w:proofErr w:type="spellStart"/>
      <w:r w:rsidR="00CF2477" w:rsidRPr="003D73E2">
        <w:rPr>
          <w:rFonts w:ascii="Arial" w:hAnsi="Arial" w:cs="Arial"/>
        </w:rPr>
        <w:t>hợp</w:t>
      </w:r>
      <w:proofErr w:type="spellEnd"/>
      <w:r w:rsidR="00CF2477" w:rsidRPr="003D73E2">
        <w:rPr>
          <w:rFonts w:ascii="Arial" w:hAnsi="Arial" w:cs="Arial"/>
        </w:rPr>
        <w:t>.</w:t>
      </w:r>
    </w:p>
    <w:p w14:paraId="4ED6EE83" w14:textId="77777777" w:rsidR="00CF2477"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Khi </w:t>
      </w:r>
      <w:proofErr w:type="spellStart"/>
      <w:r w:rsidR="00CF2477" w:rsidRPr="003D73E2">
        <w:rPr>
          <w:rFonts w:ascii="Arial" w:hAnsi="Arial" w:cs="Arial"/>
        </w:rPr>
        <w:t>vận</w:t>
      </w:r>
      <w:proofErr w:type="spellEnd"/>
      <w:r w:rsidR="00CF2477" w:rsidRPr="003D73E2">
        <w:rPr>
          <w:rFonts w:ascii="Arial" w:hAnsi="Arial" w:cs="Arial"/>
        </w:rPr>
        <w:t xml:space="preserve"> </w:t>
      </w:r>
      <w:proofErr w:type="spellStart"/>
      <w:r w:rsidR="00CF2477" w:rsidRPr="003D73E2">
        <w:rPr>
          <w:rFonts w:ascii="Arial" w:hAnsi="Arial" w:cs="Arial"/>
        </w:rPr>
        <w:t>chuyển</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cấu</w:t>
      </w:r>
      <w:proofErr w:type="spellEnd"/>
      <w:r w:rsidR="00CF2477" w:rsidRPr="003D73E2">
        <w:rPr>
          <w:rFonts w:ascii="Arial" w:hAnsi="Arial" w:cs="Arial"/>
        </w:rPr>
        <w:t xml:space="preserve"> </w:t>
      </w:r>
      <w:proofErr w:type="spellStart"/>
      <w:r w:rsidR="00CF2477" w:rsidRPr="003D73E2">
        <w:rPr>
          <w:rFonts w:ascii="Arial" w:hAnsi="Arial" w:cs="Arial"/>
        </w:rPr>
        <w:t>kiện</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được</w:t>
      </w:r>
      <w:proofErr w:type="spellEnd"/>
      <w:r w:rsidR="00CF2477" w:rsidRPr="003D73E2">
        <w:rPr>
          <w:rFonts w:ascii="Arial" w:hAnsi="Arial" w:cs="Arial"/>
        </w:rPr>
        <w:t xml:space="preserve"> </w:t>
      </w:r>
      <w:proofErr w:type="spellStart"/>
      <w:r w:rsidR="00CF2477" w:rsidRPr="003D73E2">
        <w:rPr>
          <w:rFonts w:ascii="Arial" w:hAnsi="Arial" w:cs="Arial"/>
        </w:rPr>
        <w:t>liên</w:t>
      </w:r>
      <w:proofErr w:type="spellEnd"/>
      <w:r w:rsidR="00CF2477" w:rsidRPr="003D73E2">
        <w:rPr>
          <w:rFonts w:ascii="Arial" w:hAnsi="Arial" w:cs="Arial"/>
        </w:rPr>
        <w:t xml:space="preserve"> </w:t>
      </w:r>
      <w:proofErr w:type="spellStart"/>
      <w:r w:rsidR="00CF2477" w:rsidRPr="003D73E2">
        <w:rPr>
          <w:rFonts w:ascii="Arial" w:hAnsi="Arial" w:cs="Arial"/>
        </w:rPr>
        <w:t>kết</w:t>
      </w:r>
      <w:proofErr w:type="spellEnd"/>
      <w:r w:rsidR="00CF2477" w:rsidRPr="003D73E2">
        <w:rPr>
          <w:rFonts w:ascii="Arial" w:hAnsi="Arial" w:cs="Arial"/>
        </w:rPr>
        <w:t xml:space="preserve"> </w:t>
      </w:r>
      <w:proofErr w:type="spellStart"/>
      <w:r w:rsidR="00CF2477" w:rsidRPr="003D73E2">
        <w:rPr>
          <w:rFonts w:ascii="Arial" w:hAnsi="Arial" w:cs="Arial"/>
        </w:rPr>
        <w:t>chặt</w:t>
      </w:r>
      <w:proofErr w:type="spellEnd"/>
      <w:r w:rsidR="00CF2477" w:rsidRPr="003D73E2">
        <w:rPr>
          <w:rFonts w:ascii="Arial" w:hAnsi="Arial" w:cs="Arial"/>
        </w:rPr>
        <w:t xml:space="preserve"> </w:t>
      </w:r>
      <w:proofErr w:type="spellStart"/>
      <w:r w:rsidR="00CF2477" w:rsidRPr="003D73E2">
        <w:rPr>
          <w:rFonts w:ascii="Arial" w:hAnsi="Arial" w:cs="Arial"/>
        </w:rPr>
        <w:t>chẽ</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phương</w:t>
      </w:r>
      <w:proofErr w:type="spellEnd"/>
      <w:r w:rsidR="00CF2477" w:rsidRPr="003D73E2">
        <w:rPr>
          <w:rFonts w:ascii="Arial" w:hAnsi="Arial" w:cs="Arial"/>
        </w:rPr>
        <w:t xml:space="preserve"> </w:t>
      </w:r>
      <w:proofErr w:type="spellStart"/>
      <w:r w:rsidR="00CF2477" w:rsidRPr="003D73E2">
        <w:rPr>
          <w:rFonts w:ascii="Arial" w:hAnsi="Arial" w:cs="Arial"/>
        </w:rPr>
        <w:t>tiện</w:t>
      </w:r>
      <w:proofErr w:type="spellEnd"/>
      <w:r w:rsidR="00CF2477" w:rsidRPr="003D73E2">
        <w:rPr>
          <w:rFonts w:ascii="Arial" w:hAnsi="Arial" w:cs="Arial"/>
        </w:rPr>
        <w:t xml:space="preserve"> </w:t>
      </w:r>
      <w:proofErr w:type="spellStart"/>
      <w:r w:rsidR="00CF2477" w:rsidRPr="003D73E2">
        <w:rPr>
          <w:rFonts w:ascii="Arial" w:hAnsi="Arial" w:cs="Arial"/>
        </w:rPr>
        <w:t>vận</w:t>
      </w:r>
      <w:proofErr w:type="spellEnd"/>
      <w:r w:rsidR="00CF2477" w:rsidRPr="003D73E2">
        <w:rPr>
          <w:rFonts w:ascii="Arial" w:hAnsi="Arial" w:cs="Arial"/>
        </w:rPr>
        <w:t xml:space="preserve"> </w:t>
      </w:r>
      <w:proofErr w:type="spellStart"/>
      <w:r w:rsidR="00CF2477" w:rsidRPr="003D73E2">
        <w:rPr>
          <w:rFonts w:ascii="Arial" w:hAnsi="Arial" w:cs="Arial"/>
        </w:rPr>
        <w:t>chuyển</w:t>
      </w:r>
      <w:proofErr w:type="spellEnd"/>
      <w:r w:rsidR="00CF2477" w:rsidRPr="003D73E2">
        <w:rPr>
          <w:rFonts w:ascii="Arial" w:hAnsi="Arial" w:cs="Arial"/>
        </w:rPr>
        <w:t xml:space="preserve"> </w:t>
      </w:r>
      <w:proofErr w:type="spellStart"/>
      <w:r w:rsidR="00CF2477" w:rsidRPr="003D73E2">
        <w:rPr>
          <w:rFonts w:ascii="Arial" w:hAnsi="Arial" w:cs="Arial"/>
        </w:rPr>
        <w:t>để</w:t>
      </w:r>
      <w:proofErr w:type="spellEnd"/>
      <w:r w:rsidR="00CF2477" w:rsidRPr="003D73E2">
        <w:rPr>
          <w:rFonts w:ascii="Arial" w:hAnsi="Arial" w:cs="Arial"/>
        </w:rPr>
        <w:t xml:space="preserve"> </w:t>
      </w:r>
      <w:proofErr w:type="spellStart"/>
      <w:r w:rsidR="00CF2477" w:rsidRPr="003D73E2">
        <w:rPr>
          <w:rFonts w:ascii="Arial" w:hAnsi="Arial" w:cs="Arial"/>
        </w:rPr>
        <w:t>tránh</w:t>
      </w:r>
      <w:proofErr w:type="spellEnd"/>
      <w:r w:rsidR="00CF2477" w:rsidRPr="003D73E2">
        <w:rPr>
          <w:rFonts w:ascii="Arial" w:hAnsi="Arial" w:cs="Arial"/>
        </w:rPr>
        <w:t xml:space="preserve"> </w:t>
      </w:r>
      <w:proofErr w:type="spellStart"/>
      <w:r w:rsidR="00CF2477" w:rsidRPr="003D73E2">
        <w:rPr>
          <w:rFonts w:ascii="Arial" w:hAnsi="Arial" w:cs="Arial"/>
        </w:rPr>
        <w:t>xô</w:t>
      </w:r>
      <w:proofErr w:type="spellEnd"/>
      <w:r w:rsidR="00CF2477" w:rsidRPr="003D73E2">
        <w:rPr>
          <w:rFonts w:ascii="Arial" w:hAnsi="Arial" w:cs="Arial"/>
        </w:rPr>
        <w:t xml:space="preserve"> </w:t>
      </w:r>
      <w:proofErr w:type="spellStart"/>
      <w:r w:rsidR="00CF2477" w:rsidRPr="003D73E2">
        <w:rPr>
          <w:rFonts w:ascii="Arial" w:hAnsi="Arial" w:cs="Arial"/>
        </w:rPr>
        <w:t>đẩy</w:t>
      </w:r>
      <w:proofErr w:type="spellEnd"/>
      <w:r w:rsidR="00CF2477" w:rsidRPr="003D73E2">
        <w:rPr>
          <w:rFonts w:ascii="Arial" w:hAnsi="Arial" w:cs="Arial"/>
        </w:rPr>
        <w:t xml:space="preserve">, </w:t>
      </w:r>
      <w:proofErr w:type="spellStart"/>
      <w:r w:rsidR="00CF2477" w:rsidRPr="003D73E2">
        <w:rPr>
          <w:rFonts w:ascii="Arial" w:hAnsi="Arial" w:cs="Arial"/>
        </w:rPr>
        <w:t>va</w:t>
      </w:r>
      <w:proofErr w:type="spellEnd"/>
      <w:r w:rsidR="00CF2477" w:rsidRPr="003D73E2">
        <w:rPr>
          <w:rFonts w:ascii="Arial" w:hAnsi="Arial" w:cs="Arial"/>
        </w:rPr>
        <w:t xml:space="preserve"> </w:t>
      </w:r>
      <w:proofErr w:type="spellStart"/>
      <w:r w:rsidR="00CF2477" w:rsidRPr="003D73E2">
        <w:rPr>
          <w:rFonts w:ascii="Arial" w:hAnsi="Arial" w:cs="Arial"/>
        </w:rPr>
        <w:t>đập</w:t>
      </w:r>
      <w:proofErr w:type="spellEnd"/>
      <w:r w:rsidR="00CF2477" w:rsidRPr="003D73E2">
        <w:rPr>
          <w:rFonts w:ascii="Arial" w:hAnsi="Arial" w:cs="Arial"/>
        </w:rPr>
        <w:t xml:space="preserve"> </w:t>
      </w:r>
      <w:proofErr w:type="spellStart"/>
      <w:r w:rsidR="00CF2477" w:rsidRPr="003D73E2">
        <w:rPr>
          <w:rFonts w:ascii="Arial" w:hAnsi="Arial" w:cs="Arial"/>
        </w:rPr>
        <w:t>gây</w:t>
      </w:r>
      <w:proofErr w:type="spellEnd"/>
      <w:r w:rsidR="00CF2477" w:rsidRPr="003D73E2">
        <w:rPr>
          <w:rFonts w:ascii="Arial" w:hAnsi="Arial" w:cs="Arial"/>
        </w:rPr>
        <w:t xml:space="preserve"> </w:t>
      </w:r>
      <w:proofErr w:type="spellStart"/>
      <w:r w:rsidR="00CF2477" w:rsidRPr="003D73E2">
        <w:rPr>
          <w:rFonts w:ascii="Arial" w:hAnsi="Arial" w:cs="Arial"/>
        </w:rPr>
        <w:t>hư</w:t>
      </w:r>
      <w:proofErr w:type="spellEnd"/>
      <w:r w:rsidR="00CF2477" w:rsidRPr="003D73E2">
        <w:rPr>
          <w:rFonts w:ascii="Arial" w:hAnsi="Arial" w:cs="Arial"/>
        </w:rPr>
        <w:t xml:space="preserve"> </w:t>
      </w:r>
      <w:proofErr w:type="spellStart"/>
      <w:r w:rsidR="00CF2477" w:rsidRPr="003D73E2">
        <w:rPr>
          <w:rFonts w:ascii="Arial" w:hAnsi="Arial" w:cs="Arial"/>
        </w:rPr>
        <w:t>hỏng</w:t>
      </w:r>
      <w:proofErr w:type="spellEnd"/>
      <w:r w:rsidR="00CF2477" w:rsidRPr="003D73E2">
        <w:rPr>
          <w:rFonts w:ascii="Arial" w:hAnsi="Arial" w:cs="Arial"/>
        </w:rPr>
        <w:t>.</w:t>
      </w:r>
    </w:p>
    <w:p w14:paraId="2688F69A" w14:textId="77777777" w:rsidR="00E93DC6" w:rsidRPr="003D73E2" w:rsidRDefault="00C62EE8" w:rsidP="00007724">
      <w:pPr>
        <w:spacing w:after="120"/>
        <w:jc w:val="both"/>
        <w:rPr>
          <w:rFonts w:ascii="Arial" w:hAnsi="Arial" w:cs="Arial"/>
        </w:rPr>
      </w:pPr>
      <w:r w:rsidRPr="003D73E2">
        <w:rPr>
          <w:rFonts w:ascii="Arial" w:hAnsi="Arial" w:cs="Arial"/>
        </w:rPr>
        <w:t xml:space="preserve"> </w:t>
      </w:r>
      <w:r w:rsidR="00CF2477" w:rsidRPr="003D73E2">
        <w:rPr>
          <w:rFonts w:ascii="Arial" w:hAnsi="Arial" w:cs="Arial"/>
        </w:rPr>
        <w:t xml:space="preserve">- Khi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kho</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kê</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phẩm</w:t>
      </w:r>
      <w:proofErr w:type="spellEnd"/>
      <w:r w:rsidR="00CF2477" w:rsidRPr="003D73E2">
        <w:rPr>
          <w:rFonts w:ascii="Arial" w:hAnsi="Arial" w:cs="Arial"/>
        </w:rPr>
        <w:t xml:space="preserve"> </w:t>
      </w:r>
      <w:proofErr w:type="spellStart"/>
      <w:r w:rsidR="00CF2477" w:rsidRPr="003D73E2">
        <w:rPr>
          <w:rFonts w:ascii="Arial" w:hAnsi="Arial" w:cs="Arial"/>
        </w:rPr>
        <w:t>thật</w:t>
      </w:r>
      <w:proofErr w:type="spellEnd"/>
      <w:r w:rsidR="00CF2477" w:rsidRPr="003D73E2">
        <w:rPr>
          <w:rFonts w:ascii="Arial" w:hAnsi="Arial" w:cs="Arial"/>
        </w:rPr>
        <w:t xml:space="preserve"> </w:t>
      </w:r>
      <w:proofErr w:type="spellStart"/>
      <w:r w:rsidR="00CF2477" w:rsidRPr="003D73E2">
        <w:rPr>
          <w:rFonts w:ascii="Arial" w:hAnsi="Arial" w:cs="Arial"/>
        </w:rPr>
        <w:t>ổn</w:t>
      </w:r>
      <w:proofErr w:type="spellEnd"/>
      <w:r w:rsidR="00CF2477" w:rsidRPr="003D73E2">
        <w:rPr>
          <w:rFonts w:ascii="Arial" w:hAnsi="Arial" w:cs="Arial"/>
        </w:rPr>
        <w:t xml:space="preserve"> </w:t>
      </w:r>
      <w:proofErr w:type="spellStart"/>
      <w:r w:rsidR="00CF2477" w:rsidRPr="003D73E2">
        <w:rPr>
          <w:rFonts w:ascii="Arial" w:hAnsi="Arial" w:cs="Arial"/>
        </w:rPr>
        <w:t>định</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đòn</w:t>
      </w:r>
      <w:proofErr w:type="spellEnd"/>
      <w:r w:rsidR="00CF2477" w:rsidRPr="003D73E2">
        <w:rPr>
          <w:rFonts w:ascii="Arial" w:hAnsi="Arial" w:cs="Arial"/>
        </w:rPr>
        <w:t xml:space="preserve"> </w:t>
      </w:r>
      <w:proofErr w:type="spellStart"/>
      <w:r w:rsidR="00CF2477" w:rsidRPr="003D73E2">
        <w:rPr>
          <w:rFonts w:ascii="Arial" w:hAnsi="Arial" w:cs="Arial"/>
        </w:rPr>
        <w:t>kê</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thẳng</w:t>
      </w:r>
      <w:proofErr w:type="spellEnd"/>
      <w:r w:rsidR="00CF2477" w:rsidRPr="003D73E2">
        <w:rPr>
          <w:rFonts w:ascii="Arial" w:hAnsi="Arial" w:cs="Arial"/>
        </w:rPr>
        <w:t xml:space="preserve"> </w:t>
      </w:r>
      <w:proofErr w:type="spellStart"/>
      <w:r w:rsidR="00CF2477" w:rsidRPr="003D73E2">
        <w:rPr>
          <w:rFonts w:ascii="Arial" w:hAnsi="Arial" w:cs="Arial"/>
        </w:rPr>
        <w:t>hàng</w:t>
      </w:r>
      <w:proofErr w:type="spellEnd"/>
      <w:r w:rsidR="00CF2477" w:rsidRPr="003D73E2">
        <w:rPr>
          <w:rFonts w:ascii="Arial" w:hAnsi="Arial" w:cs="Arial"/>
        </w:rPr>
        <w:t xml:space="preserve"> </w:t>
      </w:r>
      <w:proofErr w:type="spellStart"/>
      <w:r w:rsidR="00CF2477" w:rsidRPr="003D73E2">
        <w:rPr>
          <w:rFonts w:ascii="Arial" w:hAnsi="Arial" w:cs="Arial"/>
        </w:rPr>
        <w:t>từ</w:t>
      </w:r>
      <w:proofErr w:type="spellEnd"/>
      <w:r w:rsidR="00CF2477" w:rsidRPr="003D73E2">
        <w:rPr>
          <w:rFonts w:ascii="Arial" w:hAnsi="Arial" w:cs="Arial"/>
        </w:rPr>
        <w:t xml:space="preserve"> </w:t>
      </w:r>
      <w:proofErr w:type="spellStart"/>
      <w:r w:rsidR="00CF2477" w:rsidRPr="003D73E2">
        <w:rPr>
          <w:rFonts w:ascii="Arial" w:hAnsi="Arial" w:cs="Arial"/>
        </w:rPr>
        <w:t>trên</w:t>
      </w:r>
      <w:proofErr w:type="spellEnd"/>
      <w:r w:rsidR="00CF2477" w:rsidRPr="003D73E2">
        <w:rPr>
          <w:rFonts w:ascii="Arial" w:hAnsi="Arial" w:cs="Arial"/>
        </w:rPr>
        <w:t xml:space="preserve"> </w:t>
      </w:r>
      <w:proofErr w:type="spellStart"/>
      <w:r w:rsidR="00CF2477" w:rsidRPr="003D73E2">
        <w:rPr>
          <w:rFonts w:ascii="Arial" w:hAnsi="Arial" w:cs="Arial"/>
        </w:rPr>
        <w:t>xuống</w:t>
      </w:r>
      <w:proofErr w:type="spellEnd"/>
      <w:r w:rsidR="00CF2477" w:rsidRPr="003D73E2">
        <w:rPr>
          <w:rFonts w:ascii="Arial" w:hAnsi="Arial" w:cs="Arial"/>
        </w:rPr>
        <w:t xml:space="preserve"> </w:t>
      </w:r>
      <w:proofErr w:type="spellStart"/>
      <w:r w:rsidR="00CF2477" w:rsidRPr="003D73E2">
        <w:rPr>
          <w:rFonts w:ascii="Arial" w:hAnsi="Arial" w:cs="Arial"/>
        </w:rPr>
        <w:t>dưới</w:t>
      </w:r>
      <w:proofErr w:type="spellEnd"/>
      <w:r w:rsidR="00CF2477" w:rsidRPr="003D73E2">
        <w:rPr>
          <w:rFonts w:ascii="Arial" w:hAnsi="Arial" w:cs="Arial"/>
        </w:rPr>
        <w:t xml:space="preserve">. </w:t>
      </w:r>
      <w:proofErr w:type="spellStart"/>
      <w:r w:rsidR="00CF2477" w:rsidRPr="003D73E2">
        <w:rPr>
          <w:rFonts w:ascii="Arial" w:hAnsi="Arial" w:cs="Arial"/>
        </w:rPr>
        <w:t>Không</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một</w:t>
      </w:r>
      <w:proofErr w:type="spellEnd"/>
      <w:r w:rsidR="00CF2477" w:rsidRPr="003D73E2">
        <w:rPr>
          <w:rFonts w:ascii="Arial" w:hAnsi="Arial" w:cs="Arial"/>
        </w:rPr>
        <w:t xml:space="preserve"> </w:t>
      </w:r>
      <w:proofErr w:type="spellStart"/>
      <w:r w:rsidR="00CF2477" w:rsidRPr="003D73E2">
        <w:rPr>
          <w:rFonts w:ascii="Arial" w:hAnsi="Arial" w:cs="Arial"/>
        </w:rPr>
        <w:t>chồng</w:t>
      </w:r>
      <w:proofErr w:type="spellEnd"/>
      <w:r w:rsidR="00CF2477" w:rsidRPr="003D73E2">
        <w:rPr>
          <w:rFonts w:ascii="Arial" w:hAnsi="Arial" w:cs="Arial"/>
        </w:rPr>
        <w:t xml:space="preserve"> </w:t>
      </w:r>
      <w:proofErr w:type="spellStart"/>
      <w:r w:rsidR="00CF2477" w:rsidRPr="003D73E2">
        <w:rPr>
          <w:rFonts w:ascii="Arial" w:hAnsi="Arial" w:cs="Arial"/>
        </w:rPr>
        <w:t>cao</w:t>
      </w:r>
      <w:proofErr w:type="spellEnd"/>
      <w:r w:rsidR="00CF2477" w:rsidRPr="003D73E2">
        <w:rPr>
          <w:rFonts w:ascii="Arial" w:hAnsi="Arial" w:cs="Arial"/>
        </w:rPr>
        <w:t xml:space="preserve"> </w:t>
      </w:r>
      <w:proofErr w:type="spellStart"/>
      <w:r w:rsidR="00CF2477" w:rsidRPr="003D73E2">
        <w:rPr>
          <w:rFonts w:ascii="Arial" w:hAnsi="Arial" w:cs="Arial"/>
        </w:rPr>
        <w:t>quá</w:t>
      </w:r>
      <w:proofErr w:type="spellEnd"/>
      <w:r w:rsidR="00CF2477" w:rsidRPr="003D73E2">
        <w:rPr>
          <w:rFonts w:ascii="Arial" w:hAnsi="Arial" w:cs="Arial"/>
        </w:rPr>
        <w:t xml:space="preserve"> 4 </w:t>
      </w:r>
      <w:proofErr w:type="spellStart"/>
      <w:r w:rsidR="00CF2477" w:rsidRPr="003D73E2">
        <w:rPr>
          <w:rFonts w:ascii="Arial" w:hAnsi="Arial" w:cs="Arial"/>
        </w:rPr>
        <w:t>tầng</w:t>
      </w:r>
      <w:proofErr w:type="spellEnd"/>
      <w:r w:rsidR="00CF2477" w:rsidRPr="003D73E2">
        <w:rPr>
          <w:rFonts w:ascii="Arial" w:hAnsi="Arial" w:cs="Arial"/>
        </w:rPr>
        <w:t xml:space="preserve"> </w:t>
      </w:r>
      <w:proofErr w:type="spellStart"/>
      <w:r w:rsidR="00CF2477" w:rsidRPr="003D73E2">
        <w:rPr>
          <w:rFonts w:ascii="Arial" w:hAnsi="Arial" w:cs="Arial"/>
        </w:rPr>
        <w:t>đối</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dầm</w:t>
      </w:r>
      <w:proofErr w:type="spellEnd"/>
      <w:r w:rsidR="00CF2477" w:rsidRPr="003D73E2">
        <w:rPr>
          <w:rFonts w:ascii="Arial" w:hAnsi="Arial" w:cs="Arial"/>
        </w:rPr>
        <w:t xml:space="preserve">, </w:t>
      </w:r>
      <w:proofErr w:type="spellStart"/>
      <w:r w:rsidR="00CF2477" w:rsidRPr="003D73E2">
        <w:rPr>
          <w:rFonts w:ascii="Arial" w:hAnsi="Arial" w:cs="Arial"/>
        </w:rPr>
        <w:t>tấm</w:t>
      </w:r>
      <w:proofErr w:type="spellEnd"/>
      <w:r w:rsidR="00CF2477" w:rsidRPr="003D73E2">
        <w:rPr>
          <w:rFonts w:ascii="Arial" w:hAnsi="Arial" w:cs="Arial"/>
        </w:rPr>
        <w:t xml:space="preserve"> </w:t>
      </w:r>
      <w:proofErr w:type="spellStart"/>
      <w:r w:rsidR="00CF2477" w:rsidRPr="003D73E2">
        <w:rPr>
          <w:rFonts w:ascii="Arial" w:hAnsi="Arial" w:cs="Arial"/>
        </w:rPr>
        <w:t>tường</w:t>
      </w:r>
      <w:proofErr w:type="spellEnd"/>
      <w:r w:rsidR="00CF2477" w:rsidRPr="003D73E2">
        <w:rPr>
          <w:rFonts w:ascii="Arial" w:hAnsi="Arial" w:cs="Arial"/>
        </w:rPr>
        <w:t xml:space="preserve">, </w:t>
      </w:r>
      <w:proofErr w:type="spellStart"/>
      <w:r w:rsidR="00CF2477" w:rsidRPr="003D73E2">
        <w:rPr>
          <w:rFonts w:ascii="Arial" w:hAnsi="Arial" w:cs="Arial"/>
        </w:rPr>
        <w:t>cột</w:t>
      </w:r>
      <w:proofErr w:type="spellEnd"/>
      <w:r w:rsidR="00CF2477" w:rsidRPr="003D73E2">
        <w:rPr>
          <w:rFonts w:ascii="Arial" w:hAnsi="Arial" w:cs="Arial"/>
        </w:rPr>
        <w:t xml:space="preserve">, </w:t>
      </w:r>
      <w:proofErr w:type="spellStart"/>
      <w:r w:rsidR="00CF2477" w:rsidRPr="003D73E2">
        <w:rPr>
          <w:rFonts w:ascii="Arial" w:hAnsi="Arial" w:cs="Arial"/>
        </w:rPr>
        <w:t>riêng</w:t>
      </w:r>
      <w:proofErr w:type="spellEnd"/>
      <w:r w:rsidR="00CF2477" w:rsidRPr="003D73E2">
        <w:rPr>
          <w:rFonts w:ascii="Arial" w:hAnsi="Arial" w:cs="Arial"/>
        </w:rPr>
        <w:t xml:space="preserve"> </w:t>
      </w:r>
      <w:proofErr w:type="spellStart"/>
      <w:r w:rsidR="00CF2477" w:rsidRPr="003D73E2">
        <w:rPr>
          <w:rFonts w:ascii="Arial" w:hAnsi="Arial" w:cs="Arial"/>
        </w:rPr>
        <w:t>đối</w:t>
      </w:r>
      <w:proofErr w:type="spellEnd"/>
      <w:r w:rsidR="00CF2477" w:rsidRPr="003D73E2">
        <w:rPr>
          <w:rFonts w:ascii="Arial" w:hAnsi="Arial" w:cs="Arial"/>
        </w:rPr>
        <w:t xml:space="preserve"> </w:t>
      </w:r>
      <w:proofErr w:type="spellStart"/>
      <w:r w:rsidR="00CF2477" w:rsidRPr="003D73E2">
        <w:rPr>
          <w:rFonts w:ascii="Arial" w:hAnsi="Arial" w:cs="Arial"/>
        </w:rPr>
        <w:t>với</w:t>
      </w:r>
      <w:proofErr w:type="spellEnd"/>
      <w:r w:rsidR="00CF2477" w:rsidRPr="003D73E2">
        <w:rPr>
          <w:rFonts w:ascii="Arial" w:hAnsi="Arial" w:cs="Arial"/>
        </w:rPr>
        <w:t xml:space="preserve"> </w:t>
      </w:r>
      <w:proofErr w:type="spellStart"/>
      <w:r w:rsidR="00CF2477" w:rsidRPr="003D73E2">
        <w:rPr>
          <w:rFonts w:ascii="Arial" w:hAnsi="Arial" w:cs="Arial"/>
        </w:rPr>
        <w:t>tấm</w:t>
      </w:r>
      <w:proofErr w:type="spellEnd"/>
      <w:r w:rsidR="00CF2477" w:rsidRPr="003D73E2">
        <w:rPr>
          <w:rFonts w:ascii="Arial" w:hAnsi="Arial" w:cs="Arial"/>
        </w:rPr>
        <w:t xml:space="preserve"> </w:t>
      </w:r>
      <w:proofErr w:type="spellStart"/>
      <w:r w:rsidR="00CF2477" w:rsidRPr="003D73E2">
        <w:rPr>
          <w:rFonts w:ascii="Arial" w:hAnsi="Arial" w:cs="Arial"/>
        </w:rPr>
        <w:t>sàn</w:t>
      </w:r>
      <w:proofErr w:type="spellEnd"/>
      <w:r w:rsidR="00CF2477" w:rsidRPr="003D73E2">
        <w:rPr>
          <w:rFonts w:ascii="Arial" w:hAnsi="Arial" w:cs="Arial"/>
        </w:rPr>
        <w:t xml:space="preserve"> </w:t>
      </w:r>
      <w:proofErr w:type="spellStart"/>
      <w:r w:rsidR="00CF2477" w:rsidRPr="003D73E2">
        <w:rPr>
          <w:rFonts w:ascii="Arial" w:hAnsi="Arial" w:cs="Arial"/>
        </w:rPr>
        <w:t>không</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quá</w:t>
      </w:r>
      <w:proofErr w:type="spellEnd"/>
      <w:r w:rsidR="00CF2477" w:rsidRPr="003D73E2">
        <w:rPr>
          <w:rFonts w:ascii="Arial" w:hAnsi="Arial" w:cs="Arial"/>
        </w:rPr>
        <w:t xml:space="preserve"> 8 </w:t>
      </w:r>
      <w:proofErr w:type="spellStart"/>
      <w:r w:rsidR="00CF2477" w:rsidRPr="003D73E2">
        <w:rPr>
          <w:rFonts w:ascii="Arial" w:hAnsi="Arial" w:cs="Arial"/>
        </w:rPr>
        <w:t>tầng</w:t>
      </w:r>
      <w:proofErr w:type="spellEnd"/>
      <w:r w:rsidR="00CF2477" w:rsidRPr="003D73E2">
        <w:rPr>
          <w:rFonts w:ascii="Arial" w:hAnsi="Arial" w:cs="Arial"/>
        </w:rPr>
        <w:t xml:space="preserve">. Khi </w:t>
      </w:r>
      <w:proofErr w:type="spellStart"/>
      <w:r w:rsidR="00CF2477" w:rsidRPr="003D73E2">
        <w:rPr>
          <w:rFonts w:ascii="Arial" w:hAnsi="Arial" w:cs="Arial"/>
        </w:rPr>
        <w:t>kê</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phải</w:t>
      </w:r>
      <w:proofErr w:type="spellEnd"/>
      <w:r w:rsidR="00CF2477" w:rsidRPr="003D73E2">
        <w:rPr>
          <w:rFonts w:ascii="Arial" w:hAnsi="Arial" w:cs="Arial"/>
        </w:rPr>
        <w:t xml:space="preserve"> </w:t>
      </w:r>
      <w:proofErr w:type="spellStart"/>
      <w:r w:rsidR="00CF2477" w:rsidRPr="003D73E2">
        <w:rPr>
          <w:rFonts w:ascii="Arial" w:hAnsi="Arial" w:cs="Arial"/>
        </w:rPr>
        <w:t>theo</w:t>
      </w:r>
      <w:proofErr w:type="spellEnd"/>
      <w:r w:rsidR="00CF2477" w:rsidRPr="003D73E2">
        <w:rPr>
          <w:rFonts w:ascii="Arial" w:hAnsi="Arial" w:cs="Arial"/>
        </w:rPr>
        <w:t xml:space="preserve"> </w:t>
      </w:r>
      <w:proofErr w:type="spellStart"/>
      <w:r w:rsidR="00CF2477" w:rsidRPr="003D73E2">
        <w:rPr>
          <w:rFonts w:ascii="Arial" w:hAnsi="Arial" w:cs="Arial"/>
        </w:rPr>
        <w:t>thứ</w:t>
      </w:r>
      <w:proofErr w:type="spellEnd"/>
      <w:r w:rsidR="00CF2477" w:rsidRPr="003D73E2">
        <w:rPr>
          <w:rFonts w:ascii="Arial" w:hAnsi="Arial" w:cs="Arial"/>
        </w:rPr>
        <w:t xml:space="preserve"> </w:t>
      </w:r>
      <w:proofErr w:type="spellStart"/>
      <w:r w:rsidR="00CF2477" w:rsidRPr="003D73E2">
        <w:rPr>
          <w:rFonts w:ascii="Arial" w:hAnsi="Arial" w:cs="Arial"/>
        </w:rPr>
        <w:t>tự</w:t>
      </w:r>
      <w:proofErr w:type="spellEnd"/>
      <w:r w:rsidR="00CF2477" w:rsidRPr="003D73E2">
        <w:rPr>
          <w:rFonts w:ascii="Arial" w:hAnsi="Arial" w:cs="Arial"/>
        </w:rPr>
        <w:t xml:space="preserve"> </w:t>
      </w:r>
      <w:proofErr w:type="spellStart"/>
      <w:r w:rsidR="00CF2477" w:rsidRPr="003D73E2">
        <w:rPr>
          <w:rFonts w:ascii="Arial" w:hAnsi="Arial" w:cs="Arial"/>
        </w:rPr>
        <w:t>thời</w:t>
      </w:r>
      <w:proofErr w:type="spellEnd"/>
      <w:r w:rsidR="00CF2477" w:rsidRPr="003D73E2">
        <w:rPr>
          <w:rFonts w:ascii="Arial" w:hAnsi="Arial" w:cs="Arial"/>
        </w:rPr>
        <w:t xml:space="preserve"> </w:t>
      </w:r>
      <w:proofErr w:type="spellStart"/>
      <w:r w:rsidR="00CF2477" w:rsidRPr="003D73E2">
        <w:rPr>
          <w:rFonts w:ascii="Arial" w:hAnsi="Arial" w:cs="Arial"/>
        </w:rPr>
        <w:t>gian</w:t>
      </w:r>
      <w:proofErr w:type="spellEnd"/>
      <w:r w:rsidR="00CF2477" w:rsidRPr="003D73E2">
        <w:rPr>
          <w:rFonts w:ascii="Arial" w:hAnsi="Arial" w:cs="Arial"/>
        </w:rPr>
        <w:t xml:space="preserve"> </w:t>
      </w:r>
      <w:proofErr w:type="spellStart"/>
      <w:r w:rsidR="00CF2477" w:rsidRPr="003D73E2">
        <w:rPr>
          <w:rFonts w:ascii="Arial" w:hAnsi="Arial" w:cs="Arial"/>
        </w:rPr>
        <w:t>sản</w:t>
      </w:r>
      <w:proofErr w:type="spellEnd"/>
      <w:r w:rsidR="00CF2477" w:rsidRPr="003D73E2">
        <w:rPr>
          <w:rFonts w:ascii="Arial" w:hAnsi="Arial" w:cs="Arial"/>
        </w:rPr>
        <w:t xml:space="preserve"> </w:t>
      </w:r>
      <w:proofErr w:type="spellStart"/>
      <w:r w:rsidR="00CF2477" w:rsidRPr="003D73E2">
        <w:rPr>
          <w:rFonts w:ascii="Arial" w:hAnsi="Arial" w:cs="Arial"/>
        </w:rPr>
        <w:t>xuất</w:t>
      </w:r>
      <w:proofErr w:type="spellEnd"/>
      <w:r w:rsidR="00CF2477" w:rsidRPr="003D73E2">
        <w:rPr>
          <w:rFonts w:ascii="Arial" w:hAnsi="Arial" w:cs="Arial"/>
        </w:rPr>
        <w:t xml:space="preserve"> </w:t>
      </w:r>
      <w:proofErr w:type="spellStart"/>
      <w:r w:rsidR="00CF2477" w:rsidRPr="003D73E2">
        <w:rPr>
          <w:rFonts w:ascii="Arial" w:hAnsi="Arial" w:cs="Arial"/>
        </w:rPr>
        <w:t>để</w:t>
      </w:r>
      <w:proofErr w:type="spellEnd"/>
      <w:r w:rsidR="00CF2477" w:rsidRPr="003D73E2">
        <w:rPr>
          <w:rFonts w:ascii="Arial" w:hAnsi="Arial" w:cs="Arial"/>
        </w:rPr>
        <w:t xml:space="preserve"> </w:t>
      </w:r>
      <w:proofErr w:type="spellStart"/>
      <w:r w:rsidR="00CF2477" w:rsidRPr="003D73E2">
        <w:rPr>
          <w:rFonts w:ascii="Arial" w:hAnsi="Arial" w:cs="Arial"/>
        </w:rPr>
        <w:t>dễ</w:t>
      </w:r>
      <w:proofErr w:type="spellEnd"/>
      <w:r w:rsidR="00CF2477" w:rsidRPr="003D73E2">
        <w:rPr>
          <w:rFonts w:ascii="Arial" w:hAnsi="Arial" w:cs="Arial"/>
        </w:rPr>
        <w:t xml:space="preserve"> </w:t>
      </w:r>
      <w:proofErr w:type="spellStart"/>
      <w:r w:rsidR="00CF2477" w:rsidRPr="003D73E2">
        <w:rPr>
          <w:rFonts w:ascii="Arial" w:hAnsi="Arial" w:cs="Arial"/>
        </w:rPr>
        <w:t>bảo</w:t>
      </w:r>
      <w:proofErr w:type="spellEnd"/>
      <w:r w:rsidR="00CF2477" w:rsidRPr="003D73E2">
        <w:rPr>
          <w:rFonts w:ascii="Arial" w:hAnsi="Arial" w:cs="Arial"/>
        </w:rPr>
        <w:t xml:space="preserve"> </w:t>
      </w:r>
      <w:proofErr w:type="spellStart"/>
      <w:r w:rsidR="00CF2477" w:rsidRPr="003D73E2">
        <w:rPr>
          <w:rFonts w:ascii="Arial" w:hAnsi="Arial" w:cs="Arial"/>
        </w:rPr>
        <w:t>quản</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sử</w:t>
      </w:r>
      <w:proofErr w:type="spellEnd"/>
      <w:r w:rsidR="00CF2477" w:rsidRPr="003D73E2">
        <w:rPr>
          <w:rFonts w:ascii="Arial" w:hAnsi="Arial" w:cs="Arial"/>
        </w:rPr>
        <w:t xml:space="preserve"> </w:t>
      </w:r>
      <w:proofErr w:type="spellStart"/>
      <w:r w:rsidR="00CF2477" w:rsidRPr="003D73E2">
        <w:rPr>
          <w:rFonts w:ascii="Arial" w:hAnsi="Arial" w:cs="Arial"/>
        </w:rPr>
        <w:t>dụng</w:t>
      </w:r>
      <w:proofErr w:type="spellEnd"/>
      <w:r w:rsidR="00CF2477" w:rsidRPr="003D73E2">
        <w:rPr>
          <w:rFonts w:ascii="Arial" w:hAnsi="Arial" w:cs="Arial"/>
        </w:rPr>
        <w:t xml:space="preserve">. </w:t>
      </w:r>
      <w:proofErr w:type="spellStart"/>
      <w:r w:rsidR="00CF2477" w:rsidRPr="003D73E2">
        <w:rPr>
          <w:rFonts w:ascii="Arial" w:hAnsi="Arial" w:cs="Arial"/>
        </w:rPr>
        <w:t>Nếu</w:t>
      </w:r>
      <w:proofErr w:type="spellEnd"/>
      <w:r w:rsidR="00CF2477" w:rsidRPr="003D73E2">
        <w:rPr>
          <w:rFonts w:ascii="Arial" w:hAnsi="Arial" w:cs="Arial"/>
        </w:rPr>
        <w:t xml:space="preserve"> </w:t>
      </w:r>
      <w:proofErr w:type="spellStart"/>
      <w:r w:rsidR="00CF2477" w:rsidRPr="003D73E2">
        <w:rPr>
          <w:rFonts w:ascii="Arial" w:hAnsi="Arial" w:cs="Arial"/>
        </w:rPr>
        <w:t>xếp</w:t>
      </w:r>
      <w:proofErr w:type="spellEnd"/>
      <w:r w:rsidR="00CF2477" w:rsidRPr="003D73E2">
        <w:rPr>
          <w:rFonts w:ascii="Arial" w:hAnsi="Arial" w:cs="Arial"/>
        </w:rPr>
        <w:t xml:space="preserve"> </w:t>
      </w:r>
      <w:proofErr w:type="spellStart"/>
      <w:r w:rsidR="00CF2477" w:rsidRPr="003D73E2">
        <w:rPr>
          <w:rFonts w:ascii="Arial" w:hAnsi="Arial" w:cs="Arial"/>
        </w:rPr>
        <w:t>kho</w:t>
      </w:r>
      <w:proofErr w:type="spellEnd"/>
      <w:r w:rsidR="00CF2477" w:rsidRPr="003D73E2">
        <w:rPr>
          <w:rFonts w:ascii="Arial" w:hAnsi="Arial" w:cs="Arial"/>
        </w:rPr>
        <w:t xml:space="preserve"> </w:t>
      </w:r>
      <w:proofErr w:type="spellStart"/>
      <w:r w:rsidR="00CF2477" w:rsidRPr="003D73E2">
        <w:rPr>
          <w:rFonts w:ascii="Arial" w:hAnsi="Arial" w:cs="Arial"/>
        </w:rPr>
        <w:t>quá</w:t>
      </w:r>
      <w:proofErr w:type="spellEnd"/>
      <w:r w:rsidR="00CF2477" w:rsidRPr="003D73E2">
        <w:rPr>
          <w:rFonts w:ascii="Arial" w:hAnsi="Arial" w:cs="Arial"/>
        </w:rPr>
        <w:t xml:space="preserve"> </w:t>
      </w:r>
      <w:proofErr w:type="spellStart"/>
      <w:r w:rsidR="00CF2477" w:rsidRPr="003D73E2">
        <w:rPr>
          <w:rFonts w:ascii="Arial" w:hAnsi="Arial" w:cs="Arial"/>
        </w:rPr>
        <w:t>lâu</w:t>
      </w:r>
      <w:proofErr w:type="spellEnd"/>
      <w:r w:rsidR="00CF2477" w:rsidRPr="003D73E2">
        <w:rPr>
          <w:rFonts w:ascii="Arial" w:hAnsi="Arial" w:cs="Arial"/>
        </w:rPr>
        <w:t xml:space="preserve"> </w:t>
      </w:r>
      <w:proofErr w:type="spellStart"/>
      <w:r w:rsidR="00CF2477" w:rsidRPr="003D73E2">
        <w:rPr>
          <w:rFonts w:ascii="Arial" w:hAnsi="Arial" w:cs="Arial"/>
        </w:rPr>
        <w:t>cần</w:t>
      </w:r>
      <w:proofErr w:type="spellEnd"/>
      <w:r w:rsidR="00CF2477" w:rsidRPr="003D73E2">
        <w:rPr>
          <w:rFonts w:ascii="Arial" w:hAnsi="Arial" w:cs="Arial"/>
        </w:rPr>
        <w:t xml:space="preserve"> </w:t>
      </w:r>
      <w:proofErr w:type="spellStart"/>
      <w:r w:rsidR="00CF2477" w:rsidRPr="003D73E2">
        <w:rPr>
          <w:rFonts w:ascii="Arial" w:hAnsi="Arial" w:cs="Arial"/>
        </w:rPr>
        <w:t>có</w:t>
      </w:r>
      <w:proofErr w:type="spellEnd"/>
      <w:r w:rsidR="00CF2477" w:rsidRPr="003D73E2">
        <w:rPr>
          <w:rFonts w:ascii="Arial" w:hAnsi="Arial" w:cs="Arial"/>
        </w:rPr>
        <w:t xml:space="preserve"> </w:t>
      </w:r>
      <w:proofErr w:type="spellStart"/>
      <w:r w:rsidR="00CF2477" w:rsidRPr="003D73E2">
        <w:rPr>
          <w:rFonts w:ascii="Arial" w:hAnsi="Arial" w:cs="Arial"/>
        </w:rPr>
        <w:t>biện</w:t>
      </w:r>
      <w:proofErr w:type="spellEnd"/>
      <w:r w:rsidR="00CF2477" w:rsidRPr="003D73E2">
        <w:rPr>
          <w:rFonts w:ascii="Arial" w:hAnsi="Arial" w:cs="Arial"/>
        </w:rPr>
        <w:t xml:space="preserve"> </w:t>
      </w:r>
      <w:proofErr w:type="spellStart"/>
      <w:r w:rsidR="00CF2477" w:rsidRPr="003D73E2">
        <w:rPr>
          <w:rFonts w:ascii="Arial" w:hAnsi="Arial" w:cs="Arial"/>
        </w:rPr>
        <w:t>pháp</w:t>
      </w:r>
      <w:proofErr w:type="spellEnd"/>
      <w:r w:rsidR="00CF2477" w:rsidRPr="003D73E2">
        <w:rPr>
          <w:rFonts w:ascii="Arial" w:hAnsi="Arial" w:cs="Arial"/>
        </w:rPr>
        <w:t xml:space="preserve"> </w:t>
      </w:r>
      <w:proofErr w:type="spellStart"/>
      <w:r w:rsidR="00CF2477" w:rsidRPr="003D73E2">
        <w:rPr>
          <w:rFonts w:ascii="Arial" w:hAnsi="Arial" w:cs="Arial"/>
        </w:rPr>
        <w:t>chống</w:t>
      </w:r>
      <w:proofErr w:type="spellEnd"/>
      <w:r w:rsidR="00CF2477" w:rsidRPr="003D73E2">
        <w:rPr>
          <w:rFonts w:ascii="Arial" w:hAnsi="Arial" w:cs="Arial"/>
        </w:rPr>
        <w:t xml:space="preserve"> </w:t>
      </w:r>
      <w:proofErr w:type="spellStart"/>
      <w:r w:rsidR="00CF2477" w:rsidRPr="003D73E2">
        <w:rPr>
          <w:rFonts w:ascii="Arial" w:hAnsi="Arial" w:cs="Arial"/>
        </w:rPr>
        <w:t>gỉ</w:t>
      </w:r>
      <w:proofErr w:type="spellEnd"/>
      <w:r w:rsidR="00CF2477" w:rsidRPr="003D73E2">
        <w:rPr>
          <w:rFonts w:ascii="Arial" w:hAnsi="Arial" w:cs="Arial"/>
        </w:rPr>
        <w:t xml:space="preserve"> </w:t>
      </w:r>
      <w:proofErr w:type="spellStart"/>
      <w:r w:rsidR="00CF2477" w:rsidRPr="003D73E2">
        <w:rPr>
          <w:rFonts w:ascii="Arial" w:hAnsi="Arial" w:cs="Arial"/>
        </w:rPr>
        <w:t>cho</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w:t>
      </w:r>
      <w:proofErr w:type="spellStart"/>
      <w:r w:rsidR="00CF2477" w:rsidRPr="003D73E2">
        <w:rPr>
          <w:rFonts w:ascii="Arial" w:hAnsi="Arial" w:cs="Arial"/>
        </w:rPr>
        <w:t>móc</w:t>
      </w:r>
      <w:proofErr w:type="spellEnd"/>
      <w:r w:rsidR="00CF2477" w:rsidRPr="003D73E2">
        <w:rPr>
          <w:rFonts w:ascii="Arial" w:hAnsi="Arial" w:cs="Arial"/>
        </w:rPr>
        <w:t xml:space="preserve"> </w:t>
      </w:r>
      <w:proofErr w:type="spellStart"/>
      <w:r w:rsidR="00CF2477" w:rsidRPr="003D73E2">
        <w:rPr>
          <w:rFonts w:ascii="Arial" w:hAnsi="Arial" w:cs="Arial"/>
        </w:rPr>
        <w:t>cẩu</w:t>
      </w:r>
      <w:proofErr w:type="spellEnd"/>
      <w:r w:rsidR="00CF2477" w:rsidRPr="003D73E2">
        <w:rPr>
          <w:rFonts w:ascii="Arial" w:hAnsi="Arial" w:cs="Arial"/>
        </w:rPr>
        <w:t xml:space="preserve"> </w:t>
      </w:r>
      <w:proofErr w:type="spellStart"/>
      <w:r w:rsidR="00CF2477" w:rsidRPr="003D73E2">
        <w:rPr>
          <w:rFonts w:ascii="Arial" w:hAnsi="Arial" w:cs="Arial"/>
        </w:rPr>
        <w:t>và</w:t>
      </w:r>
      <w:proofErr w:type="spellEnd"/>
      <w:r w:rsidR="00CF2477" w:rsidRPr="003D73E2">
        <w:rPr>
          <w:rFonts w:ascii="Arial" w:hAnsi="Arial" w:cs="Arial"/>
        </w:rPr>
        <w:t xml:space="preserve"> </w:t>
      </w:r>
      <w:proofErr w:type="spellStart"/>
      <w:r w:rsidR="00CF2477" w:rsidRPr="003D73E2">
        <w:rPr>
          <w:rFonts w:ascii="Arial" w:hAnsi="Arial" w:cs="Arial"/>
        </w:rPr>
        <w:t>các</w:t>
      </w:r>
      <w:proofErr w:type="spellEnd"/>
      <w:r w:rsidR="00CF2477" w:rsidRPr="003D73E2">
        <w:rPr>
          <w:rFonts w:ascii="Arial" w:hAnsi="Arial" w:cs="Arial"/>
        </w:rPr>
        <w:t xml:space="preserve"> chi </w:t>
      </w:r>
      <w:proofErr w:type="spellStart"/>
      <w:r w:rsidR="00CF2477" w:rsidRPr="003D73E2">
        <w:rPr>
          <w:rFonts w:ascii="Arial" w:hAnsi="Arial" w:cs="Arial"/>
        </w:rPr>
        <w:t>tiết</w:t>
      </w:r>
      <w:proofErr w:type="spellEnd"/>
      <w:r w:rsidR="00CF2477" w:rsidRPr="003D73E2">
        <w:rPr>
          <w:rFonts w:ascii="Arial" w:hAnsi="Arial" w:cs="Arial"/>
        </w:rPr>
        <w:t xml:space="preserve"> </w:t>
      </w:r>
      <w:proofErr w:type="spellStart"/>
      <w:r w:rsidR="00CF2477" w:rsidRPr="003D73E2">
        <w:rPr>
          <w:rFonts w:ascii="Arial" w:hAnsi="Arial" w:cs="Arial"/>
        </w:rPr>
        <w:t>thép</w:t>
      </w:r>
      <w:proofErr w:type="spellEnd"/>
      <w:r w:rsidR="00CF2477" w:rsidRPr="003D73E2">
        <w:rPr>
          <w:rFonts w:ascii="Arial" w:hAnsi="Arial" w:cs="Arial"/>
        </w:rPr>
        <w:t xml:space="preserve"> </w:t>
      </w:r>
      <w:proofErr w:type="spellStart"/>
      <w:r w:rsidR="00CF2477" w:rsidRPr="003D73E2">
        <w:rPr>
          <w:rFonts w:ascii="Arial" w:hAnsi="Arial" w:cs="Arial"/>
        </w:rPr>
        <w:t>chờ</w:t>
      </w:r>
      <w:proofErr w:type="spellEnd"/>
      <w:r w:rsidR="00CF2477" w:rsidRPr="003D73E2">
        <w:rPr>
          <w:rFonts w:ascii="Arial" w:hAnsi="Arial" w:cs="Arial"/>
        </w:rPr>
        <w:t>.</w:t>
      </w:r>
    </w:p>
    <w:p w14:paraId="6F6931B5" w14:textId="77777777" w:rsidR="00CF2477" w:rsidRPr="003D73E2" w:rsidRDefault="00CF2477" w:rsidP="00007724">
      <w:pPr>
        <w:spacing w:after="120"/>
        <w:jc w:val="center"/>
        <w:rPr>
          <w:rFonts w:ascii="Arial" w:hAnsi="Arial" w:cs="Arial"/>
          <w:b/>
          <w:bCs/>
        </w:rPr>
      </w:pPr>
      <w:bookmarkStart w:id="18" w:name="chuong_phuluc_1"/>
      <w:proofErr w:type="spellStart"/>
      <w:r w:rsidRPr="003D73E2">
        <w:rPr>
          <w:rFonts w:ascii="Arial" w:hAnsi="Arial" w:cs="Arial"/>
          <w:b/>
          <w:bCs/>
        </w:rPr>
        <w:t>MỤC</w:t>
      </w:r>
      <w:proofErr w:type="spellEnd"/>
      <w:r w:rsidRPr="003D73E2">
        <w:rPr>
          <w:rFonts w:ascii="Arial" w:hAnsi="Arial" w:cs="Arial"/>
          <w:b/>
          <w:bCs/>
        </w:rPr>
        <w:t xml:space="preserve"> </w:t>
      </w:r>
      <w:proofErr w:type="spellStart"/>
      <w:r w:rsidRPr="003D73E2">
        <w:rPr>
          <w:rFonts w:ascii="Arial" w:hAnsi="Arial" w:cs="Arial"/>
          <w:b/>
          <w:bCs/>
        </w:rPr>
        <w:t>LỤC</w:t>
      </w:r>
      <w:bookmarkEnd w:id="18"/>
      <w:proofErr w:type="spellEnd"/>
    </w:p>
    <w:p w14:paraId="31A4DCB3" w14:textId="77777777" w:rsidR="00CF2477" w:rsidRPr="003D73E2" w:rsidRDefault="00CF2477" w:rsidP="00007724">
      <w:pPr>
        <w:spacing w:after="120"/>
        <w:jc w:val="right"/>
        <w:rPr>
          <w:rFonts w:ascii="Arial" w:hAnsi="Arial" w:cs="Arial"/>
          <w:b/>
          <w:bCs/>
        </w:rPr>
      </w:pPr>
      <w:r w:rsidRPr="003D73E2">
        <w:rPr>
          <w:rFonts w:ascii="Arial" w:hAnsi="Arial" w:cs="Arial"/>
          <w:b/>
          <w:bCs/>
        </w:rPr>
        <w:t>Trang</w:t>
      </w:r>
    </w:p>
    <w:tbl>
      <w:tblPr>
        <w:tblW w:w="9600" w:type="dxa"/>
        <w:tblInd w:w="123" w:type="dxa"/>
        <w:tblLook w:val="0000" w:firstRow="0" w:lastRow="0" w:firstColumn="0" w:lastColumn="0" w:noHBand="0" w:noVBand="0"/>
      </w:tblPr>
      <w:tblGrid>
        <w:gridCol w:w="1248"/>
        <w:gridCol w:w="7813"/>
        <w:gridCol w:w="539"/>
      </w:tblGrid>
      <w:tr w:rsidR="00CF2477" w:rsidRPr="003D73E2" w14:paraId="7CB2670C" w14:textId="77777777">
        <w:tblPrEx>
          <w:tblCellMar>
            <w:top w:w="0" w:type="dxa"/>
            <w:bottom w:w="0" w:type="dxa"/>
          </w:tblCellMar>
        </w:tblPrEx>
        <w:trPr>
          <w:trHeight w:val="425"/>
        </w:trPr>
        <w:tc>
          <w:tcPr>
            <w:tcW w:w="1248" w:type="dxa"/>
            <w:vAlign w:val="center"/>
          </w:tcPr>
          <w:p w14:paraId="1CB380E4" w14:textId="77777777" w:rsidR="00CF2477" w:rsidRPr="003D73E2" w:rsidRDefault="00CF2477" w:rsidP="00007724">
            <w:pPr>
              <w:spacing w:after="120"/>
              <w:rPr>
                <w:rFonts w:ascii="Arial" w:hAnsi="Arial" w:cs="Arial"/>
                <w:b/>
                <w:bCs/>
              </w:rPr>
            </w:pPr>
            <w:r w:rsidRPr="003D73E2">
              <w:rPr>
                <w:rFonts w:ascii="Arial" w:hAnsi="Arial" w:cs="Arial"/>
                <w:b/>
                <w:bCs/>
              </w:rPr>
              <w:t>1</w:t>
            </w:r>
          </w:p>
        </w:tc>
        <w:tc>
          <w:tcPr>
            <w:tcW w:w="7813" w:type="dxa"/>
            <w:vAlign w:val="center"/>
          </w:tcPr>
          <w:p w14:paraId="2D6477B5" w14:textId="77777777" w:rsidR="00CF2477" w:rsidRPr="003D73E2" w:rsidRDefault="00CF2477" w:rsidP="00007724">
            <w:pPr>
              <w:pStyle w:val="Heading8"/>
              <w:keepNext w:val="0"/>
              <w:spacing w:after="120"/>
              <w:rPr>
                <w:rFonts w:ascii="Arial" w:hAnsi="Arial" w:cs="Arial"/>
                <w:sz w:val="20"/>
                <w:szCs w:val="20"/>
                <w:lang w:val="en-US"/>
              </w:rPr>
            </w:pPr>
            <w:r w:rsidRPr="003D73E2">
              <w:rPr>
                <w:rFonts w:ascii="Arial" w:hAnsi="Arial" w:cs="Arial"/>
                <w:sz w:val="20"/>
                <w:szCs w:val="20"/>
                <w:lang w:val="en-US"/>
              </w:rPr>
              <w:t xml:space="preserve">Phạm vi </w:t>
            </w:r>
            <w:proofErr w:type="spellStart"/>
            <w:r w:rsidRPr="003D73E2">
              <w:rPr>
                <w:rFonts w:ascii="Arial" w:hAnsi="Arial" w:cs="Arial"/>
                <w:sz w:val="20"/>
                <w:szCs w:val="20"/>
                <w:lang w:val="en-US"/>
              </w:rPr>
              <w:t>áp</w:t>
            </w:r>
            <w:proofErr w:type="spellEnd"/>
            <w:r w:rsidRPr="003D73E2">
              <w:rPr>
                <w:rFonts w:ascii="Arial" w:hAnsi="Arial" w:cs="Arial"/>
                <w:sz w:val="20"/>
                <w:szCs w:val="20"/>
                <w:lang w:val="en-US"/>
              </w:rPr>
              <w:t xml:space="preserve"> </w:t>
            </w:r>
            <w:proofErr w:type="spellStart"/>
            <w:r w:rsidRPr="003D73E2">
              <w:rPr>
                <w:rFonts w:ascii="Arial" w:hAnsi="Arial" w:cs="Arial"/>
                <w:sz w:val="20"/>
                <w:szCs w:val="20"/>
                <w:lang w:val="en-US"/>
              </w:rPr>
              <w:t>dụng</w:t>
            </w:r>
            <w:proofErr w:type="spellEnd"/>
          </w:p>
        </w:tc>
        <w:tc>
          <w:tcPr>
            <w:tcW w:w="539" w:type="dxa"/>
            <w:vAlign w:val="center"/>
          </w:tcPr>
          <w:p w14:paraId="02511C2C" w14:textId="77777777" w:rsidR="00CF2477" w:rsidRPr="003D73E2" w:rsidRDefault="00CF2477" w:rsidP="00007724">
            <w:pPr>
              <w:spacing w:after="120"/>
              <w:jc w:val="center"/>
              <w:rPr>
                <w:rFonts w:ascii="Arial" w:hAnsi="Arial" w:cs="Arial"/>
              </w:rPr>
            </w:pPr>
            <w:r w:rsidRPr="003D73E2">
              <w:rPr>
                <w:rFonts w:ascii="Arial" w:hAnsi="Arial" w:cs="Arial"/>
              </w:rPr>
              <w:t>4</w:t>
            </w:r>
          </w:p>
        </w:tc>
      </w:tr>
      <w:tr w:rsidR="00CF2477" w:rsidRPr="003D73E2" w14:paraId="08B10EA9" w14:textId="77777777">
        <w:tblPrEx>
          <w:tblCellMar>
            <w:top w:w="0" w:type="dxa"/>
            <w:bottom w:w="0" w:type="dxa"/>
          </w:tblCellMar>
        </w:tblPrEx>
        <w:trPr>
          <w:trHeight w:val="425"/>
        </w:trPr>
        <w:tc>
          <w:tcPr>
            <w:tcW w:w="1248" w:type="dxa"/>
            <w:vAlign w:val="center"/>
          </w:tcPr>
          <w:p w14:paraId="632837DD" w14:textId="77777777" w:rsidR="00CF2477" w:rsidRPr="003D73E2" w:rsidRDefault="00CF2477" w:rsidP="00007724">
            <w:pPr>
              <w:spacing w:after="120"/>
              <w:rPr>
                <w:rFonts w:ascii="Arial" w:hAnsi="Arial" w:cs="Arial"/>
                <w:b/>
                <w:bCs/>
              </w:rPr>
            </w:pPr>
            <w:r w:rsidRPr="003D73E2">
              <w:rPr>
                <w:rFonts w:ascii="Arial" w:hAnsi="Arial" w:cs="Arial"/>
                <w:b/>
                <w:bCs/>
              </w:rPr>
              <w:t>2</w:t>
            </w:r>
          </w:p>
        </w:tc>
        <w:tc>
          <w:tcPr>
            <w:tcW w:w="7813" w:type="dxa"/>
            <w:vAlign w:val="center"/>
          </w:tcPr>
          <w:p w14:paraId="18F3F779" w14:textId="77777777" w:rsidR="00CF2477" w:rsidRPr="003D73E2" w:rsidRDefault="00CF2477" w:rsidP="00007724">
            <w:pPr>
              <w:spacing w:after="120"/>
              <w:rPr>
                <w:rFonts w:ascii="Arial" w:hAnsi="Arial" w:cs="Arial"/>
              </w:rPr>
            </w:pPr>
            <w:r w:rsidRPr="003D73E2">
              <w:rPr>
                <w:rFonts w:ascii="Arial" w:hAnsi="Arial" w:cs="Arial"/>
              </w:rPr>
              <w:t xml:space="preserve">Tài </w:t>
            </w:r>
            <w:proofErr w:type="spellStart"/>
            <w:r w:rsidRPr="003D73E2">
              <w:rPr>
                <w:rFonts w:ascii="Arial" w:hAnsi="Arial" w:cs="Arial"/>
              </w:rPr>
              <w:t>liệu</w:t>
            </w:r>
            <w:proofErr w:type="spellEnd"/>
            <w:r w:rsidRPr="003D73E2">
              <w:rPr>
                <w:rFonts w:ascii="Arial" w:hAnsi="Arial" w:cs="Arial"/>
              </w:rPr>
              <w:t xml:space="preserve"> Viện </w:t>
            </w:r>
            <w:proofErr w:type="spellStart"/>
            <w:r w:rsidRPr="003D73E2">
              <w:rPr>
                <w:rFonts w:ascii="Arial" w:hAnsi="Arial" w:cs="Arial"/>
              </w:rPr>
              <w:t>dẫn</w:t>
            </w:r>
            <w:proofErr w:type="spellEnd"/>
          </w:p>
        </w:tc>
        <w:tc>
          <w:tcPr>
            <w:tcW w:w="539" w:type="dxa"/>
            <w:vAlign w:val="center"/>
          </w:tcPr>
          <w:p w14:paraId="62699CCB" w14:textId="77777777" w:rsidR="00CF2477" w:rsidRPr="003D73E2" w:rsidRDefault="00CF2477" w:rsidP="00007724">
            <w:pPr>
              <w:spacing w:after="120"/>
              <w:jc w:val="center"/>
              <w:rPr>
                <w:rFonts w:ascii="Arial" w:hAnsi="Arial" w:cs="Arial"/>
              </w:rPr>
            </w:pPr>
            <w:r w:rsidRPr="003D73E2">
              <w:rPr>
                <w:rFonts w:ascii="Arial" w:hAnsi="Arial" w:cs="Arial"/>
              </w:rPr>
              <w:t>4</w:t>
            </w:r>
          </w:p>
        </w:tc>
      </w:tr>
      <w:tr w:rsidR="00CF2477" w:rsidRPr="003D73E2" w14:paraId="03834F55" w14:textId="77777777">
        <w:tblPrEx>
          <w:tblCellMar>
            <w:top w:w="0" w:type="dxa"/>
            <w:bottom w:w="0" w:type="dxa"/>
          </w:tblCellMar>
        </w:tblPrEx>
        <w:trPr>
          <w:trHeight w:val="425"/>
        </w:trPr>
        <w:tc>
          <w:tcPr>
            <w:tcW w:w="1248" w:type="dxa"/>
            <w:vAlign w:val="center"/>
          </w:tcPr>
          <w:p w14:paraId="0B8C26FD" w14:textId="77777777" w:rsidR="00CF2477" w:rsidRPr="003D73E2" w:rsidRDefault="00CF2477" w:rsidP="00007724">
            <w:pPr>
              <w:spacing w:after="120"/>
              <w:rPr>
                <w:rFonts w:ascii="Arial" w:hAnsi="Arial" w:cs="Arial"/>
                <w:b/>
                <w:bCs/>
              </w:rPr>
            </w:pPr>
            <w:r w:rsidRPr="003D73E2">
              <w:rPr>
                <w:rFonts w:ascii="Arial" w:hAnsi="Arial" w:cs="Arial"/>
                <w:b/>
                <w:bCs/>
              </w:rPr>
              <w:t>3</w:t>
            </w:r>
          </w:p>
        </w:tc>
        <w:tc>
          <w:tcPr>
            <w:tcW w:w="7813" w:type="dxa"/>
            <w:vAlign w:val="center"/>
          </w:tcPr>
          <w:p w14:paraId="1AC0773A" w14:textId="77777777" w:rsidR="00CF2477" w:rsidRPr="003D73E2" w:rsidRDefault="00CF2477" w:rsidP="00007724">
            <w:pPr>
              <w:spacing w:after="120"/>
              <w:rPr>
                <w:rFonts w:ascii="Arial" w:hAnsi="Arial" w:cs="Arial"/>
              </w:rPr>
            </w:pPr>
            <w:r w:rsidRPr="003D73E2">
              <w:rPr>
                <w:rFonts w:ascii="Arial" w:hAnsi="Arial" w:cs="Arial"/>
              </w:rPr>
              <w:t xml:space="preserve">Các </w:t>
            </w:r>
            <w:proofErr w:type="spellStart"/>
            <w:r w:rsidRPr="003D73E2">
              <w:rPr>
                <w:rFonts w:ascii="Arial" w:hAnsi="Arial" w:cs="Arial"/>
              </w:rPr>
              <w:t>loại</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tc>
        <w:tc>
          <w:tcPr>
            <w:tcW w:w="539" w:type="dxa"/>
            <w:vAlign w:val="center"/>
          </w:tcPr>
          <w:p w14:paraId="64AAB234" w14:textId="77777777" w:rsidR="00CF2477" w:rsidRPr="003D73E2" w:rsidRDefault="00CF2477" w:rsidP="00007724">
            <w:pPr>
              <w:spacing w:after="120"/>
              <w:jc w:val="center"/>
              <w:rPr>
                <w:rFonts w:ascii="Arial" w:hAnsi="Arial" w:cs="Arial"/>
              </w:rPr>
            </w:pPr>
            <w:r w:rsidRPr="003D73E2">
              <w:rPr>
                <w:rFonts w:ascii="Arial" w:hAnsi="Arial" w:cs="Arial"/>
              </w:rPr>
              <w:t>5</w:t>
            </w:r>
          </w:p>
        </w:tc>
      </w:tr>
      <w:tr w:rsidR="00CF2477" w:rsidRPr="003D73E2" w14:paraId="451B8D51" w14:textId="77777777">
        <w:tblPrEx>
          <w:tblCellMar>
            <w:top w:w="0" w:type="dxa"/>
            <w:bottom w:w="0" w:type="dxa"/>
          </w:tblCellMar>
        </w:tblPrEx>
        <w:trPr>
          <w:trHeight w:val="425"/>
        </w:trPr>
        <w:tc>
          <w:tcPr>
            <w:tcW w:w="1248" w:type="dxa"/>
            <w:vAlign w:val="center"/>
          </w:tcPr>
          <w:p w14:paraId="5F872C92" w14:textId="77777777" w:rsidR="00CF2477" w:rsidRPr="003D73E2" w:rsidRDefault="00CF2477" w:rsidP="00007724">
            <w:pPr>
              <w:spacing w:after="120"/>
              <w:jc w:val="center"/>
              <w:rPr>
                <w:rFonts w:ascii="Arial" w:hAnsi="Arial" w:cs="Arial"/>
              </w:rPr>
            </w:pPr>
            <w:r w:rsidRPr="003D73E2">
              <w:rPr>
                <w:rFonts w:ascii="Arial" w:hAnsi="Arial" w:cs="Arial"/>
              </w:rPr>
              <w:t>3.1</w:t>
            </w:r>
          </w:p>
        </w:tc>
        <w:tc>
          <w:tcPr>
            <w:tcW w:w="7813" w:type="dxa"/>
            <w:vAlign w:val="center"/>
          </w:tcPr>
          <w:p w14:paraId="5FC5BBD2" w14:textId="77777777" w:rsidR="00CF2477" w:rsidRPr="003D73E2" w:rsidRDefault="00CF2477" w:rsidP="00007724">
            <w:pPr>
              <w:spacing w:after="120"/>
              <w:rPr>
                <w:rFonts w:ascii="Arial" w:hAnsi="Arial" w:cs="Arial"/>
              </w:rPr>
            </w:pPr>
            <w:proofErr w:type="spellStart"/>
            <w:r w:rsidRPr="003D73E2">
              <w:rPr>
                <w:rFonts w:ascii="Arial" w:hAnsi="Arial" w:cs="Arial"/>
              </w:rPr>
              <w:t>Cọc</w:t>
            </w:r>
            <w:proofErr w:type="spellEnd"/>
            <w:r w:rsidRPr="003D73E2">
              <w:rPr>
                <w:rFonts w:ascii="Arial" w:hAnsi="Arial" w:cs="Arial"/>
              </w:rPr>
              <w:t xml:space="preserve"> (</w:t>
            </w:r>
            <w:proofErr w:type="spellStart"/>
            <w:r w:rsidRPr="003D73E2">
              <w:rPr>
                <w:rFonts w:ascii="Arial" w:hAnsi="Arial" w:cs="Arial"/>
              </w:rPr>
              <w:t>Cọc</w:t>
            </w:r>
            <w:proofErr w:type="spellEnd"/>
            <w:r w:rsidRPr="003D73E2">
              <w:rPr>
                <w:rFonts w:ascii="Arial" w:hAnsi="Arial" w:cs="Arial"/>
              </w:rPr>
              <w:t xml:space="preserve"> </w:t>
            </w:r>
            <w:proofErr w:type="spellStart"/>
            <w:r w:rsidRPr="003D73E2">
              <w:rPr>
                <w:rFonts w:ascii="Arial" w:hAnsi="Arial" w:cs="Arial"/>
              </w:rPr>
              <w:t>đặc</w:t>
            </w:r>
            <w:proofErr w:type="spellEnd"/>
            <w:r w:rsidRPr="003D73E2">
              <w:rPr>
                <w:rFonts w:ascii="Arial" w:hAnsi="Arial" w:cs="Arial"/>
              </w:rPr>
              <w:t xml:space="preserve"> </w:t>
            </w:r>
            <w:proofErr w:type="spellStart"/>
            <w:r w:rsidRPr="003D73E2">
              <w:rPr>
                <w:rFonts w:ascii="Arial" w:hAnsi="Arial" w:cs="Arial"/>
              </w:rPr>
              <w:t>có</w:t>
            </w:r>
            <w:proofErr w:type="spellEnd"/>
            <w:r w:rsidRPr="003D73E2">
              <w:rPr>
                <w:rFonts w:ascii="Arial" w:hAnsi="Arial" w:cs="Arial"/>
              </w:rPr>
              <w:t xml:space="preserve"> </w:t>
            </w:r>
            <w:proofErr w:type="spellStart"/>
            <w:r w:rsidRPr="003D73E2">
              <w:rPr>
                <w:rFonts w:ascii="Arial" w:hAnsi="Arial" w:cs="Arial"/>
              </w:rPr>
              <w:t>tiết</w:t>
            </w:r>
            <w:proofErr w:type="spellEnd"/>
            <w:r w:rsidRPr="003D73E2">
              <w:rPr>
                <w:rFonts w:ascii="Arial" w:hAnsi="Arial" w:cs="Arial"/>
              </w:rPr>
              <w:t xml:space="preserve"> </w:t>
            </w:r>
            <w:proofErr w:type="spellStart"/>
            <w:r w:rsidRPr="003D73E2">
              <w:rPr>
                <w:rFonts w:ascii="Arial" w:hAnsi="Arial" w:cs="Arial"/>
              </w:rPr>
              <w:t>diện</w:t>
            </w:r>
            <w:proofErr w:type="spellEnd"/>
            <w:r w:rsidRPr="003D73E2">
              <w:rPr>
                <w:rFonts w:ascii="Arial" w:hAnsi="Arial" w:cs="Arial"/>
              </w:rPr>
              <w:t xml:space="preserve"> </w:t>
            </w:r>
            <w:proofErr w:type="spellStart"/>
            <w:r w:rsidRPr="003D73E2">
              <w:rPr>
                <w:rFonts w:ascii="Arial" w:hAnsi="Arial" w:cs="Arial"/>
              </w:rPr>
              <w:t>vuông</w:t>
            </w:r>
            <w:proofErr w:type="spellEnd"/>
            <w:r w:rsidRPr="003D73E2">
              <w:rPr>
                <w:rFonts w:ascii="Arial" w:hAnsi="Arial" w:cs="Arial"/>
              </w:rPr>
              <w:t>)</w:t>
            </w:r>
          </w:p>
        </w:tc>
        <w:tc>
          <w:tcPr>
            <w:tcW w:w="539" w:type="dxa"/>
            <w:vAlign w:val="center"/>
          </w:tcPr>
          <w:p w14:paraId="3FC35EE0" w14:textId="77777777" w:rsidR="00CF2477" w:rsidRPr="003D73E2" w:rsidRDefault="00CF2477" w:rsidP="00007724">
            <w:pPr>
              <w:spacing w:after="120"/>
              <w:jc w:val="center"/>
              <w:rPr>
                <w:rFonts w:ascii="Arial" w:hAnsi="Arial" w:cs="Arial"/>
              </w:rPr>
            </w:pPr>
            <w:r w:rsidRPr="003D73E2">
              <w:rPr>
                <w:rFonts w:ascii="Arial" w:hAnsi="Arial" w:cs="Arial"/>
              </w:rPr>
              <w:t>5</w:t>
            </w:r>
          </w:p>
        </w:tc>
      </w:tr>
      <w:tr w:rsidR="00CF2477" w:rsidRPr="003D73E2" w14:paraId="34F73E6A" w14:textId="77777777">
        <w:tblPrEx>
          <w:tblCellMar>
            <w:top w:w="0" w:type="dxa"/>
            <w:bottom w:w="0" w:type="dxa"/>
          </w:tblCellMar>
        </w:tblPrEx>
        <w:trPr>
          <w:trHeight w:val="425"/>
        </w:trPr>
        <w:tc>
          <w:tcPr>
            <w:tcW w:w="1248" w:type="dxa"/>
            <w:vAlign w:val="center"/>
          </w:tcPr>
          <w:p w14:paraId="4D094360" w14:textId="77777777" w:rsidR="00CF2477" w:rsidRPr="003D73E2" w:rsidRDefault="00CF2477" w:rsidP="00007724">
            <w:pPr>
              <w:spacing w:after="120"/>
              <w:jc w:val="center"/>
              <w:rPr>
                <w:rFonts w:ascii="Arial" w:hAnsi="Arial" w:cs="Arial"/>
              </w:rPr>
            </w:pPr>
            <w:r w:rsidRPr="003D73E2">
              <w:rPr>
                <w:rFonts w:ascii="Arial" w:hAnsi="Arial" w:cs="Arial"/>
              </w:rPr>
              <w:t>3.2</w:t>
            </w:r>
          </w:p>
        </w:tc>
        <w:tc>
          <w:tcPr>
            <w:tcW w:w="7813" w:type="dxa"/>
            <w:vAlign w:val="center"/>
          </w:tcPr>
          <w:p w14:paraId="776AA9BD" w14:textId="77777777" w:rsidR="00CF2477" w:rsidRPr="003D73E2" w:rsidRDefault="00CF2477" w:rsidP="00007724">
            <w:pPr>
              <w:spacing w:after="120"/>
              <w:rPr>
                <w:rFonts w:ascii="Arial" w:hAnsi="Arial" w:cs="Arial"/>
              </w:rPr>
            </w:pPr>
            <w:r w:rsidRPr="003D73E2">
              <w:rPr>
                <w:rFonts w:ascii="Arial" w:hAnsi="Arial" w:cs="Arial"/>
              </w:rPr>
              <w:t xml:space="preserve">Các </w:t>
            </w:r>
            <w:proofErr w:type="spellStart"/>
            <w:r w:rsidRPr="003D73E2">
              <w:rPr>
                <w:rFonts w:ascii="Arial" w:hAnsi="Arial" w:cs="Arial"/>
              </w:rPr>
              <w:t>Dầm</w:t>
            </w:r>
            <w:proofErr w:type="spellEnd"/>
          </w:p>
        </w:tc>
        <w:tc>
          <w:tcPr>
            <w:tcW w:w="539" w:type="dxa"/>
            <w:vAlign w:val="center"/>
          </w:tcPr>
          <w:p w14:paraId="51FEBF21" w14:textId="77777777" w:rsidR="00CF2477" w:rsidRPr="003D73E2" w:rsidRDefault="00CF2477" w:rsidP="00007724">
            <w:pPr>
              <w:spacing w:after="120"/>
              <w:jc w:val="center"/>
              <w:rPr>
                <w:rFonts w:ascii="Arial" w:hAnsi="Arial" w:cs="Arial"/>
              </w:rPr>
            </w:pPr>
            <w:r w:rsidRPr="003D73E2">
              <w:rPr>
                <w:rFonts w:ascii="Arial" w:hAnsi="Arial" w:cs="Arial"/>
              </w:rPr>
              <w:t>5</w:t>
            </w:r>
          </w:p>
        </w:tc>
      </w:tr>
      <w:tr w:rsidR="00CF2477" w:rsidRPr="003D73E2" w14:paraId="5927D287" w14:textId="77777777">
        <w:tblPrEx>
          <w:tblCellMar>
            <w:top w:w="0" w:type="dxa"/>
            <w:bottom w:w="0" w:type="dxa"/>
          </w:tblCellMar>
        </w:tblPrEx>
        <w:trPr>
          <w:trHeight w:val="425"/>
        </w:trPr>
        <w:tc>
          <w:tcPr>
            <w:tcW w:w="1248" w:type="dxa"/>
            <w:vAlign w:val="center"/>
          </w:tcPr>
          <w:p w14:paraId="0C2231CB" w14:textId="77777777" w:rsidR="00CF2477" w:rsidRPr="003D73E2" w:rsidRDefault="00CF2477" w:rsidP="00007724">
            <w:pPr>
              <w:spacing w:after="120"/>
              <w:jc w:val="center"/>
              <w:rPr>
                <w:rFonts w:ascii="Arial" w:hAnsi="Arial" w:cs="Arial"/>
              </w:rPr>
            </w:pPr>
            <w:r w:rsidRPr="003D73E2">
              <w:rPr>
                <w:rFonts w:ascii="Arial" w:hAnsi="Arial" w:cs="Arial"/>
              </w:rPr>
              <w:t>3.3</w:t>
            </w:r>
          </w:p>
        </w:tc>
        <w:tc>
          <w:tcPr>
            <w:tcW w:w="7813" w:type="dxa"/>
            <w:vAlign w:val="center"/>
          </w:tcPr>
          <w:p w14:paraId="16DCDE96" w14:textId="77777777" w:rsidR="00CF2477" w:rsidRPr="003D73E2" w:rsidRDefault="00CF2477" w:rsidP="00007724">
            <w:pPr>
              <w:spacing w:after="120"/>
              <w:rPr>
                <w:rFonts w:ascii="Arial" w:hAnsi="Arial" w:cs="Arial"/>
              </w:rPr>
            </w:pPr>
            <w:proofErr w:type="spellStart"/>
            <w:r w:rsidRPr="003D73E2">
              <w:rPr>
                <w:rFonts w:ascii="Arial" w:hAnsi="Arial" w:cs="Arial"/>
              </w:rPr>
              <w:t>Cột</w:t>
            </w:r>
            <w:proofErr w:type="spellEnd"/>
          </w:p>
        </w:tc>
        <w:tc>
          <w:tcPr>
            <w:tcW w:w="539" w:type="dxa"/>
            <w:vAlign w:val="center"/>
          </w:tcPr>
          <w:p w14:paraId="3253EFEB" w14:textId="77777777" w:rsidR="00CF2477" w:rsidRPr="003D73E2" w:rsidRDefault="00CF2477" w:rsidP="00007724">
            <w:pPr>
              <w:spacing w:after="120"/>
              <w:jc w:val="center"/>
              <w:rPr>
                <w:rFonts w:ascii="Arial" w:hAnsi="Arial" w:cs="Arial"/>
              </w:rPr>
            </w:pPr>
            <w:r w:rsidRPr="003D73E2">
              <w:rPr>
                <w:rFonts w:ascii="Arial" w:hAnsi="Arial" w:cs="Arial"/>
              </w:rPr>
              <w:t>8</w:t>
            </w:r>
          </w:p>
        </w:tc>
      </w:tr>
      <w:tr w:rsidR="00CF2477" w:rsidRPr="003D73E2" w14:paraId="0C30CDB4" w14:textId="77777777">
        <w:tblPrEx>
          <w:tblCellMar>
            <w:top w:w="0" w:type="dxa"/>
            <w:bottom w:w="0" w:type="dxa"/>
          </w:tblCellMar>
        </w:tblPrEx>
        <w:trPr>
          <w:trHeight w:val="425"/>
        </w:trPr>
        <w:tc>
          <w:tcPr>
            <w:tcW w:w="1248" w:type="dxa"/>
            <w:vAlign w:val="center"/>
          </w:tcPr>
          <w:p w14:paraId="67C45BCF" w14:textId="77777777" w:rsidR="00CF2477" w:rsidRPr="003D73E2" w:rsidRDefault="00CF2477" w:rsidP="00007724">
            <w:pPr>
              <w:spacing w:after="120"/>
              <w:jc w:val="center"/>
              <w:rPr>
                <w:rFonts w:ascii="Arial" w:hAnsi="Arial" w:cs="Arial"/>
              </w:rPr>
            </w:pPr>
            <w:r w:rsidRPr="003D73E2">
              <w:rPr>
                <w:rFonts w:ascii="Arial" w:hAnsi="Arial" w:cs="Arial"/>
              </w:rPr>
              <w:t>3.4</w:t>
            </w:r>
          </w:p>
        </w:tc>
        <w:tc>
          <w:tcPr>
            <w:tcW w:w="7813" w:type="dxa"/>
            <w:vAlign w:val="center"/>
          </w:tcPr>
          <w:p w14:paraId="7302FB13" w14:textId="77777777" w:rsidR="00CF2477" w:rsidRPr="003D73E2" w:rsidRDefault="00CF2477" w:rsidP="00007724">
            <w:pPr>
              <w:spacing w:after="120"/>
              <w:rPr>
                <w:rFonts w:ascii="Arial" w:hAnsi="Arial" w:cs="Arial"/>
              </w:rPr>
            </w:pPr>
            <w:proofErr w:type="spellStart"/>
            <w:r w:rsidRPr="003D73E2">
              <w:rPr>
                <w:rFonts w:ascii="Arial" w:hAnsi="Arial" w:cs="Arial"/>
              </w:rPr>
              <w:t>Bản</w:t>
            </w:r>
            <w:proofErr w:type="spellEnd"/>
            <w:r w:rsidRPr="003D73E2">
              <w:rPr>
                <w:rFonts w:ascii="Arial" w:hAnsi="Arial" w:cs="Arial"/>
              </w:rPr>
              <w:t xml:space="preserve"> thang</w:t>
            </w:r>
          </w:p>
        </w:tc>
        <w:tc>
          <w:tcPr>
            <w:tcW w:w="539" w:type="dxa"/>
            <w:vAlign w:val="center"/>
          </w:tcPr>
          <w:p w14:paraId="5466F0CD" w14:textId="77777777" w:rsidR="00CF2477" w:rsidRPr="003D73E2" w:rsidRDefault="00CF2477" w:rsidP="00007724">
            <w:pPr>
              <w:spacing w:after="120"/>
              <w:jc w:val="center"/>
              <w:rPr>
                <w:rFonts w:ascii="Arial" w:hAnsi="Arial" w:cs="Arial"/>
              </w:rPr>
            </w:pPr>
            <w:r w:rsidRPr="003D73E2">
              <w:rPr>
                <w:rFonts w:ascii="Arial" w:hAnsi="Arial" w:cs="Arial"/>
              </w:rPr>
              <w:t>8</w:t>
            </w:r>
          </w:p>
        </w:tc>
      </w:tr>
      <w:tr w:rsidR="00CF2477" w:rsidRPr="003D73E2" w14:paraId="13D1021A" w14:textId="77777777">
        <w:tblPrEx>
          <w:tblCellMar>
            <w:top w:w="0" w:type="dxa"/>
            <w:bottom w:w="0" w:type="dxa"/>
          </w:tblCellMar>
        </w:tblPrEx>
        <w:trPr>
          <w:trHeight w:val="425"/>
        </w:trPr>
        <w:tc>
          <w:tcPr>
            <w:tcW w:w="1248" w:type="dxa"/>
            <w:vAlign w:val="center"/>
          </w:tcPr>
          <w:p w14:paraId="47503514" w14:textId="77777777" w:rsidR="00CF2477" w:rsidRPr="003D73E2" w:rsidRDefault="00CF2477" w:rsidP="00007724">
            <w:pPr>
              <w:spacing w:after="120"/>
              <w:jc w:val="center"/>
              <w:rPr>
                <w:rFonts w:ascii="Arial" w:hAnsi="Arial" w:cs="Arial"/>
              </w:rPr>
            </w:pPr>
            <w:r w:rsidRPr="003D73E2">
              <w:rPr>
                <w:rFonts w:ascii="Arial" w:hAnsi="Arial" w:cs="Arial"/>
              </w:rPr>
              <w:t>3.5</w:t>
            </w:r>
          </w:p>
        </w:tc>
        <w:tc>
          <w:tcPr>
            <w:tcW w:w="7813" w:type="dxa"/>
            <w:vAlign w:val="center"/>
          </w:tcPr>
          <w:p w14:paraId="6B110D11" w14:textId="77777777" w:rsidR="00CF2477" w:rsidRPr="003D73E2" w:rsidRDefault="00CF2477" w:rsidP="00007724">
            <w:pPr>
              <w:spacing w:after="120"/>
              <w:rPr>
                <w:rFonts w:ascii="Arial" w:hAnsi="Arial" w:cs="Arial"/>
              </w:rPr>
            </w:pP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tường</w:t>
            </w:r>
            <w:proofErr w:type="spellEnd"/>
          </w:p>
        </w:tc>
        <w:tc>
          <w:tcPr>
            <w:tcW w:w="539" w:type="dxa"/>
            <w:vAlign w:val="center"/>
          </w:tcPr>
          <w:p w14:paraId="082F25FD" w14:textId="77777777" w:rsidR="00CF2477" w:rsidRPr="003D73E2" w:rsidRDefault="00CF2477" w:rsidP="00007724">
            <w:pPr>
              <w:spacing w:after="120"/>
              <w:jc w:val="center"/>
              <w:rPr>
                <w:rFonts w:ascii="Arial" w:hAnsi="Arial" w:cs="Arial"/>
              </w:rPr>
            </w:pPr>
            <w:r w:rsidRPr="003D73E2">
              <w:rPr>
                <w:rFonts w:ascii="Arial" w:hAnsi="Arial" w:cs="Arial"/>
              </w:rPr>
              <w:t>9</w:t>
            </w:r>
          </w:p>
        </w:tc>
      </w:tr>
      <w:tr w:rsidR="00CF2477" w:rsidRPr="003D73E2" w14:paraId="71A0EA01" w14:textId="77777777">
        <w:tblPrEx>
          <w:tblCellMar>
            <w:top w:w="0" w:type="dxa"/>
            <w:bottom w:w="0" w:type="dxa"/>
          </w:tblCellMar>
        </w:tblPrEx>
        <w:trPr>
          <w:trHeight w:val="425"/>
        </w:trPr>
        <w:tc>
          <w:tcPr>
            <w:tcW w:w="1248" w:type="dxa"/>
            <w:vAlign w:val="center"/>
          </w:tcPr>
          <w:p w14:paraId="544A52D8" w14:textId="77777777" w:rsidR="00CF2477" w:rsidRPr="003D73E2" w:rsidRDefault="00CF2477" w:rsidP="00007724">
            <w:pPr>
              <w:spacing w:after="120"/>
              <w:jc w:val="center"/>
              <w:rPr>
                <w:rFonts w:ascii="Arial" w:hAnsi="Arial" w:cs="Arial"/>
              </w:rPr>
            </w:pPr>
            <w:r w:rsidRPr="003D73E2">
              <w:rPr>
                <w:rFonts w:ascii="Arial" w:hAnsi="Arial" w:cs="Arial"/>
              </w:rPr>
              <w:t>3.6</w:t>
            </w:r>
          </w:p>
        </w:tc>
        <w:tc>
          <w:tcPr>
            <w:tcW w:w="7813" w:type="dxa"/>
            <w:vAlign w:val="center"/>
          </w:tcPr>
          <w:p w14:paraId="42591989" w14:textId="77777777" w:rsidR="00CF2477" w:rsidRPr="003D73E2" w:rsidRDefault="00CF2477" w:rsidP="00007724">
            <w:pPr>
              <w:spacing w:after="120"/>
              <w:rPr>
                <w:rFonts w:ascii="Arial" w:hAnsi="Arial" w:cs="Arial"/>
              </w:rPr>
            </w:pPr>
            <w:proofErr w:type="spellStart"/>
            <w:r w:rsidRPr="003D73E2">
              <w:rPr>
                <w:rFonts w:ascii="Arial" w:hAnsi="Arial" w:cs="Arial"/>
              </w:rPr>
              <w:t>Xà</w:t>
            </w:r>
            <w:proofErr w:type="spellEnd"/>
            <w:r w:rsidRPr="003D73E2">
              <w:rPr>
                <w:rFonts w:ascii="Arial" w:hAnsi="Arial" w:cs="Arial"/>
              </w:rPr>
              <w:t xml:space="preserve"> </w:t>
            </w:r>
            <w:proofErr w:type="spellStart"/>
            <w:r w:rsidRPr="003D73E2">
              <w:rPr>
                <w:rFonts w:ascii="Arial" w:hAnsi="Arial" w:cs="Arial"/>
              </w:rPr>
              <w:t>gồ</w:t>
            </w:r>
            <w:proofErr w:type="spellEnd"/>
            <w:r w:rsidRPr="003D73E2">
              <w:rPr>
                <w:rFonts w:ascii="Arial" w:hAnsi="Arial" w:cs="Arial"/>
              </w:rPr>
              <w:t xml:space="preserve"> </w:t>
            </w:r>
            <w:proofErr w:type="spellStart"/>
            <w:r w:rsidRPr="003D73E2">
              <w:rPr>
                <w:rFonts w:ascii="Arial" w:hAnsi="Arial" w:cs="Arial"/>
              </w:rPr>
              <w:t>chữ</w:t>
            </w:r>
            <w:proofErr w:type="spellEnd"/>
            <w:r w:rsidRPr="003D73E2">
              <w:rPr>
                <w:rFonts w:ascii="Arial" w:hAnsi="Arial" w:cs="Arial"/>
              </w:rPr>
              <w:t xml:space="preserve"> T (</w:t>
            </w:r>
            <w:proofErr w:type="spellStart"/>
            <w:r w:rsidRPr="003D73E2">
              <w:rPr>
                <w:rFonts w:ascii="Arial" w:hAnsi="Arial" w:cs="Arial"/>
              </w:rPr>
              <w:t>hoặc</w:t>
            </w:r>
            <w:proofErr w:type="spellEnd"/>
            <w:r w:rsidRPr="003D73E2">
              <w:rPr>
                <w:rFonts w:ascii="Arial" w:hAnsi="Arial" w:cs="Arial"/>
              </w:rPr>
              <w:t xml:space="preserve"> </w:t>
            </w:r>
            <w:proofErr w:type="spellStart"/>
            <w:r w:rsidRPr="003D73E2">
              <w:rPr>
                <w:rFonts w:ascii="Arial" w:hAnsi="Arial" w:cs="Arial"/>
              </w:rPr>
              <w:t>hình</w:t>
            </w:r>
            <w:proofErr w:type="spellEnd"/>
            <w:r w:rsidRPr="003D73E2">
              <w:rPr>
                <w:rFonts w:ascii="Arial" w:hAnsi="Arial" w:cs="Arial"/>
              </w:rPr>
              <w:t xml:space="preserve"> thang)</w:t>
            </w:r>
          </w:p>
        </w:tc>
        <w:tc>
          <w:tcPr>
            <w:tcW w:w="539" w:type="dxa"/>
            <w:vAlign w:val="center"/>
          </w:tcPr>
          <w:p w14:paraId="6F357A47" w14:textId="77777777" w:rsidR="00CF2477" w:rsidRPr="003D73E2" w:rsidRDefault="00CF2477" w:rsidP="00007724">
            <w:pPr>
              <w:spacing w:after="120"/>
              <w:jc w:val="center"/>
              <w:rPr>
                <w:rFonts w:ascii="Arial" w:hAnsi="Arial" w:cs="Arial"/>
              </w:rPr>
            </w:pPr>
            <w:r w:rsidRPr="003D73E2">
              <w:rPr>
                <w:rFonts w:ascii="Arial" w:hAnsi="Arial" w:cs="Arial"/>
              </w:rPr>
              <w:t>10</w:t>
            </w:r>
          </w:p>
        </w:tc>
      </w:tr>
      <w:tr w:rsidR="00CF2477" w:rsidRPr="003D73E2" w14:paraId="1C22DC17" w14:textId="77777777">
        <w:tblPrEx>
          <w:tblCellMar>
            <w:top w:w="0" w:type="dxa"/>
            <w:bottom w:w="0" w:type="dxa"/>
          </w:tblCellMar>
        </w:tblPrEx>
        <w:trPr>
          <w:trHeight w:val="425"/>
        </w:trPr>
        <w:tc>
          <w:tcPr>
            <w:tcW w:w="1248" w:type="dxa"/>
            <w:vAlign w:val="center"/>
          </w:tcPr>
          <w:p w14:paraId="453E1E13" w14:textId="77777777" w:rsidR="00CF2477" w:rsidRPr="003D73E2" w:rsidRDefault="00CF2477" w:rsidP="00007724">
            <w:pPr>
              <w:spacing w:after="120"/>
              <w:jc w:val="center"/>
              <w:rPr>
                <w:rFonts w:ascii="Arial" w:hAnsi="Arial" w:cs="Arial"/>
              </w:rPr>
            </w:pPr>
            <w:r w:rsidRPr="003D73E2">
              <w:rPr>
                <w:rFonts w:ascii="Arial" w:hAnsi="Arial" w:cs="Arial"/>
              </w:rPr>
              <w:t>3.7</w:t>
            </w:r>
          </w:p>
        </w:tc>
        <w:tc>
          <w:tcPr>
            <w:tcW w:w="7813" w:type="dxa"/>
            <w:vAlign w:val="center"/>
          </w:tcPr>
          <w:p w14:paraId="7B14A686" w14:textId="77777777" w:rsidR="00CF2477" w:rsidRPr="003D73E2" w:rsidRDefault="00CF2477" w:rsidP="00007724">
            <w:pPr>
              <w:spacing w:after="120"/>
              <w:rPr>
                <w:rFonts w:ascii="Arial" w:hAnsi="Arial" w:cs="Arial"/>
              </w:rPr>
            </w:pPr>
            <w:proofErr w:type="spellStart"/>
            <w:r w:rsidRPr="003D73E2">
              <w:rPr>
                <w:rFonts w:ascii="Arial" w:hAnsi="Arial" w:cs="Arial"/>
              </w:rPr>
              <w:t>Tấm</w:t>
            </w:r>
            <w:proofErr w:type="spellEnd"/>
            <w:r w:rsidRPr="003D73E2">
              <w:rPr>
                <w:rFonts w:ascii="Arial" w:hAnsi="Arial" w:cs="Arial"/>
              </w:rPr>
              <w:t xml:space="preserve"> </w:t>
            </w:r>
            <w:proofErr w:type="spellStart"/>
            <w:r w:rsidRPr="003D73E2">
              <w:rPr>
                <w:rFonts w:ascii="Arial" w:hAnsi="Arial" w:cs="Arial"/>
              </w:rPr>
              <w:t>sàn</w:t>
            </w:r>
            <w:proofErr w:type="spellEnd"/>
            <w:r w:rsidRPr="003D73E2">
              <w:rPr>
                <w:rFonts w:ascii="Arial" w:hAnsi="Arial" w:cs="Arial"/>
              </w:rPr>
              <w:t xml:space="preserve"> </w:t>
            </w:r>
          </w:p>
        </w:tc>
        <w:tc>
          <w:tcPr>
            <w:tcW w:w="539" w:type="dxa"/>
            <w:vAlign w:val="center"/>
          </w:tcPr>
          <w:p w14:paraId="62456AE6" w14:textId="77777777" w:rsidR="00CF2477" w:rsidRPr="003D73E2" w:rsidRDefault="00CF2477" w:rsidP="00007724">
            <w:pPr>
              <w:spacing w:after="120"/>
              <w:jc w:val="center"/>
              <w:rPr>
                <w:rFonts w:ascii="Arial" w:hAnsi="Arial" w:cs="Arial"/>
              </w:rPr>
            </w:pPr>
            <w:r w:rsidRPr="003D73E2">
              <w:rPr>
                <w:rFonts w:ascii="Arial" w:hAnsi="Arial" w:cs="Arial"/>
              </w:rPr>
              <w:t>10</w:t>
            </w:r>
          </w:p>
        </w:tc>
      </w:tr>
      <w:tr w:rsidR="00CF2477" w:rsidRPr="003D73E2" w14:paraId="33D22C58" w14:textId="77777777">
        <w:tblPrEx>
          <w:tblCellMar>
            <w:top w:w="0" w:type="dxa"/>
            <w:bottom w:w="0" w:type="dxa"/>
          </w:tblCellMar>
        </w:tblPrEx>
        <w:trPr>
          <w:trHeight w:val="425"/>
        </w:trPr>
        <w:tc>
          <w:tcPr>
            <w:tcW w:w="1248" w:type="dxa"/>
            <w:vAlign w:val="center"/>
          </w:tcPr>
          <w:p w14:paraId="00620C5E" w14:textId="77777777" w:rsidR="00CF2477" w:rsidRPr="003D73E2" w:rsidRDefault="00CF2477" w:rsidP="00007724">
            <w:pPr>
              <w:spacing w:after="120"/>
              <w:rPr>
                <w:rFonts w:ascii="Arial" w:hAnsi="Arial" w:cs="Arial"/>
                <w:b/>
                <w:bCs/>
              </w:rPr>
            </w:pPr>
            <w:r w:rsidRPr="003D73E2">
              <w:rPr>
                <w:rFonts w:ascii="Arial" w:hAnsi="Arial" w:cs="Arial"/>
                <w:b/>
                <w:bCs/>
              </w:rPr>
              <w:t>4</w:t>
            </w:r>
          </w:p>
        </w:tc>
        <w:tc>
          <w:tcPr>
            <w:tcW w:w="7813" w:type="dxa"/>
            <w:vAlign w:val="center"/>
          </w:tcPr>
          <w:p w14:paraId="4C81137E"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kỹ</w:t>
            </w:r>
            <w:proofErr w:type="spellEnd"/>
            <w:r w:rsidRPr="003D73E2">
              <w:rPr>
                <w:rFonts w:ascii="Arial" w:hAnsi="Arial" w:cs="Arial"/>
              </w:rPr>
              <w:t xml:space="preserve"> </w:t>
            </w:r>
            <w:proofErr w:type="spellStart"/>
            <w:r w:rsidRPr="003D73E2">
              <w:rPr>
                <w:rFonts w:ascii="Arial" w:hAnsi="Arial" w:cs="Arial"/>
              </w:rPr>
              <w:t>thuật</w:t>
            </w:r>
            <w:proofErr w:type="spellEnd"/>
          </w:p>
        </w:tc>
        <w:tc>
          <w:tcPr>
            <w:tcW w:w="539" w:type="dxa"/>
            <w:vAlign w:val="center"/>
          </w:tcPr>
          <w:p w14:paraId="0ED59C19"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3E259657" w14:textId="77777777">
        <w:tblPrEx>
          <w:tblCellMar>
            <w:top w:w="0" w:type="dxa"/>
            <w:bottom w:w="0" w:type="dxa"/>
          </w:tblCellMar>
        </w:tblPrEx>
        <w:trPr>
          <w:trHeight w:val="425"/>
        </w:trPr>
        <w:tc>
          <w:tcPr>
            <w:tcW w:w="1248" w:type="dxa"/>
            <w:vAlign w:val="center"/>
          </w:tcPr>
          <w:p w14:paraId="20FC0DD4" w14:textId="77777777" w:rsidR="00CF2477" w:rsidRPr="003D73E2" w:rsidRDefault="00CF2477" w:rsidP="00007724">
            <w:pPr>
              <w:spacing w:after="120"/>
              <w:jc w:val="center"/>
              <w:rPr>
                <w:rFonts w:ascii="Arial" w:hAnsi="Arial" w:cs="Arial"/>
              </w:rPr>
            </w:pPr>
            <w:r w:rsidRPr="003D73E2">
              <w:rPr>
                <w:rFonts w:ascii="Arial" w:hAnsi="Arial" w:cs="Arial"/>
              </w:rPr>
              <w:t>4.1</w:t>
            </w:r>
          </w:p>
        </w:tc>
        <w:tc>
          <w:tcPr>
            <w:tcW w:w="7813" w:type="dxa"/>
            <w:vAlign w:val="center"/>
          </w:tcPr>
          <w:p w14:paraId="00AB3A0A"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đối</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hỗn</w:t>
            </w:r>
            <w:proofErr w:type="spellEnd"/>
            <w:r w:rsidRPr="003D73E2">
              <w:rPr>
                <w:rFonts w:ascii="Arial" w:hAnsi="Arial" w:cs="Arial"/>
              </w:rPr>
              <w:t xml:space="preserve"> </w:t>
            </w:r>
            <w:proofErr w:type="spellStart"/>
            <w:r w:rsidRPr="003D73E2">
              <w:rPr>
                <w:rFonts w:ascii="Arial" w:hAnsi="Arial" w:cs="Arial"/>
              </w:rPr>
              <w:t>hợp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43DE31B4"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3B10BE2F" w14:textId="77777777">
        <w:tblPrEx>
          <w:tblCellMar>
            <w:top w:w="0" w:type="dxa"/>
            <w:bottom w:w="0" w:type="dxa"/>
          </w:tblCellMar>
        </w:tblPrEx>
        <w:trPr>
          <w:trHeight w:val="425"/>
        </w:trPr>
        <w:tc>
          <w:tcPr>
            <w:tcW w:w="1248" w:type="dxa"/>
            <w:vAlign w:val="center"/>
          </w:tcPr>
          <w:p w14:paraId="430565A4"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4.1.1</w:t>
            </w:r>
          </w:p>
        </w:tc>
        <w:tc>
          <w:tcPr>
            <w:tcW w:w="7813" w:type="dxa"/>
            <w:vAlign w:val="center"/>
          </w:tcPr>
          <w:p w14:paraId="41191CD8" w14:textId="77777777" w:rsidR="00CF2477" w:rsidRPr="003D73E2" w:rsidRDefault="00CF2477" w:rsidP="00007724">
            <w:pPr>
              <w:spacing w:after="120"/>
              <w:rPr>
                <w:rFonts w:ascii="Arial" w:hAnsi="Arial" w:cs="Arial"/>
              </w:rPr>
            </w:pPr>
            <w:r w:rsidRPr="003D73E2">
              <w:rPr>
                <w:rFonts w:ascii="Arial" w:hAnsi="Arial" w:cs="Arial"/>
              </w:rPr>
              <w:t xml:space="preserve">Xi </w:t>
            </w:r>
            <w:proofErr w:type="spellStart"/>
            <w:r w:rsidRPr="003D73E2">
              <w:rPr>
                <w:rFonts w:ascii="Arial" w:hAnsi="Arial" w:cs="Arial"/>
              </w:rPr>
              <w:t>măng</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hàm</w:t>
            </w:r>
            <w:proofErr w:type="spellEnd"/>
            <w:r w:rsidRPr="003D73E2">
              <w:rPr>
                <w:rFonts w:ascii="Arial" w:hAnsi="Arial" w:cs="Arial"/>
              </w:rPr>
              <w:t xml:space="preserve"> </w:t>
            </w:r>
            <w:proofErr w:type="spellStart"/>
            <w:r w:rsidRPr="003D73E2">
              <w:rPr>
                <w:rFonts w:ascii="Arial" w:hAnsi="Arial" w:cs="Arial"/>
              </w:rPr>
              <w:t>lượng</w:t>
            </w:r>
            <w:proofErr w:type="spellEnd"/>
            <w:r w:rsidRPr="003D73E2">
              <w:rPr>
                <w:rFonts w:ascii="Arial" w:hAnsi="Arial" w:cs="Arial"/>
              </w:rPr>
              <w:t xml:space="preserve"> xi </w:t>
            </w:r>
            <w:proofErr w:type="spellStart"/>
            <w:r w:rsidRPr="003D73E2">
              <w:rPr>
                <w:rFonts w:ascii="Arial" w:hAnsi="Arial" w:cs="Arial"/>
              </w:rPr>
              <w:t>măng</w:t>
            </w:r>
            <w:proofErr w:type="spellEnd"/>
          </w:p>
        </w:tc>
        <w:tc>
          <w:tcPr>
            <w:tcW w:w="539" w:type="dxa"/>
            <w:vAlign w:val="center"/>
          </w:tcPr>
          <w:p w14:paraId="7B746341"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68E12D73" w14:textId="77777777">
        <w:tblPrEx>
          <w:tblCellMar>
            <w:top w:w="0" w:type="dxa"/>
            <w:bottom w:w="0" w:type="dxa"/>
          </w:tblCellMar>
        </w:tblPrEx>
        <w:trPr>
          <w:trHeight w:val="425"/>
        </w:trPr>
        <w:tc>
          <w:tcPr>
            <w:tcW w:w="1248" w:type="dxa"/>
            <w:vAlign w:val="center"/>
          </w:tcPr>
          <w:p w14:paraId="0C5CD76F"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4.1.2</w:t>
            </w:r>
          </w:p>
        </w:tc>
        <w:tc>
          <w:tcPr>
            <w:tcW w:w="7813" w:type="dxa"/>
            <w:vAlign w:val="center"/>
          </w:tcPr>
          <w:p w14:paraId="60C1864D" w14:textId="77777777" w:rsidR="00CF2477" w:rsidRPr="003D73E2" w:rsidRDefault="00CF2477" w:rsidP="00007724">
            <w:pPr>
              <w:spacing w:after="120"/>
              <w:rPr>
                <w:rFonts w:ascii="Arial" w:hAnsi="Arial" w:cs="Arial"/>
              </w:rPr>
            </w:pPr>
            <w:proofErr w:type="spellStart"/>
            <w:r w:rsidRPr="003D73E2">
              <w:rPr>
                <w:rFonts w:ascii="Arial" w:hAnsi="Arial" w:cs="Arial"/>
              </w:rPr>
              <w:t>Cốt</w:t>
            </w:r>
            <w:proofErr w:type="spellEnd"/>
            <w:r w:rsidRPr="003D73E2">
              <w:rPr>
                <w:rFonts w:ascii="Arial" w:hAnsi="Arial" w:cs="Arial"/>
              </w:rPr>
              <w:t xml:space="preserve"> </w:t>
            </w:r>
            <w:proofErr w:type="spellStart"/>
            <w:r w:rsidRPr="003D73E2">
              <w:rPr>
                <w:rFonts w:ascii="Arial" w:hAnsi="Arial" w:cs="Arial"/>
              </w:rPr>
              <w:t>liệu</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7B4A3506"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3D220898" w14:textId="77777777">
        <w:tblPrEx>
          <w:tblCellMar>
            <w:top w:w="0" w:type="dxa"/>
            <w:bottom w:w="0" w:type="dxa"/>
          </w:tblCellMar>
        </w:tblPrEx>
        <w:trPr>
          <w:trHeight w:val="425"/>
        </w:trPr>
        <w:tc>
          <w:tcPr>
            <w:tcW w:w="1248" w:type="dxa"/>
            <w:vAlign w:val="center"/>
          </w:tcPr>
          <w:p w14:paraId="219981CD"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4.1.3</w:t>
            </w:r>
          </w:p>
        </w:tc>
        <w:tc>
          <w:tcPr>
            <w:tcW w:w="7813" w:type="dxa"/>
            <w:vAlign w:val="center"/>
          </w:tcPr>
          <w:p w14:paraId="191553F7" w14:textId="77777777" w:rsidR="00CF2477" w:rsidRPr="003D73E2" w:rsidRDefault="00CF2477" w:rsidP="00007724">
            <w:pPr>
              <w:spacing w:after="120"/>
              <w:rPr>
                <w:rFonts w:ascii="Arial" w:hAnsi="Arial" w:cs="Arial"/>
              </w:rPr>
            </w:pPr>
            <w:proofErr w:type="spellStart"/>
            <w:r w:rsidRPr="003D73E2">
              <w:rPr>
                <w:rFonts w:ascii="Arial" w:hAnsi="Arial" w:cs="Arial"/>
              </w:rPr>
              <w:t>Nước</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6242F0F0"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2155EEAF" w14:textId="77777777">
        <w:tblPrEx>
          <w:tblCellMar>
            <w:top w:w="0" w:type="dxa"/>
            <w:bottom w:w="0" w:type="dxa"/>
          </w:tblCellMar>
        </w:tblPrEx>
        <w:trPr>
          <w:trHeight w:val="425"/>
        </w:trPr>
        <w:tc>
          <w:tcPr>
            <w:tcW w:w="1248" w:type="dxa"/>
            <w:vAlign w:val="center"/>
          </w:tcPr>
          <w:p w14:paraId="5DB08E27"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4.1.4</w:t>
            </w:r>
          </w:p>
        </w:tc>
        <w:tc>
          <w:tcPr>
            <w:tcW w:w="7813" w:type="dxa"/>
            <w:vAlign w:val="center"/>
          </w:tcPr>
          <w:p w14:paraId="594A4D53" w14:textId="77777777" w:rsidR="00CF2477" w:rsidRPr="003D73E2" w:rsidRDefault="00CF2477" w:rsidP="00007724">
            <w:pPr>
              <w:spacing w:after="120"/>
              <w:rPr>
                <w:rFonts w:ascii="Arial" w:hAnsi="Arial" w:cs="Arial"/>
              </w:rPr>
            </w:pPr>
            <w:proofErr w:type="spellStart"/>
            <w:r w:rsidRPr="003D73E2">
              <w:rPr>
                <w:rFonts w:ascii="Arial" w:hAnsi="Arial" w:cs="Arial"/>
              </w:rPr>
              <w:t>Tổng</w:t>
            </w:r>
            <w:proofErr w:type="spellEnd"/>
            <w:r w:rsidRPr="003D73E2">
              <w:rPr>
                <w:rFonts w:ascii="Arial" w:hAnsi="Arial" w:cs="Arial"/>
              </w:rPr>
              <w:t xml:space="preserve"> </w:t>
            </w:r>
            <w:proofErr w:type="spellStart"/>
            <w:r w:rsidRPr="003D73E2">
              <w:rPr>
                <w:rFonts w:ascii="Arial" w:hAnsi="Arial" w:cs="Arial"/>
              </w:rPr>
              <w:t>hàm</w:t>
            </w:r>
            <w:proofErr w:type="spellEnd"/>
            <w:r w:rsidRPr="003D73E2">
              <w:rPr>
                <w:rFonts w:ascii="Arial" w:hAnsi="Arial" w:cs="Arial"/>
              </w:rPr>
              <w:t xml:space="preserve"> </w:t>
            </w:r>
            <w:proofErr w:type="spellStart"/>
            <w:r w:rsidRPr="003D73E2">
              <w:rPr>
                <w:rFonts w:ascii="Arial" w:hAnsi="Arial" w:cs="Arial"/>
              </w:rPr>
              <w:t>lượng</w:t>
            </w:r>
            <w:proofErr w:type="spellEnd"/>
            <w:r w:rsidRPr="003D73E2">
              <w:rPr>
                <w:rFonts w:ascii="Arial" w:hAnsi="Arial" w:cs="Arial"/>
              </w:rPr>
              <w:t xml:space="preserve"> ion Clo </w:t>
            </w:r>
          </w:p>
        </w:tc>
        <w:tc>
          <w:tcPr>
            <w:tcW w:w="539" w:type="dxa"/>
            <w:vAlign w:val="center"/>
          </w:tcPr>
          <w:p w14:paraId="12855D38"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6266BB39" w14:textId="77777777">
        <w:tblPrEx>
          <w:tblCellMar>
            <w:top w:w="0" w:type="dxa"/>
            <w:bottom w:w="0" w:type="dxa"/>
          </w:tblCellMar>
        </w:tblPrEx>
        <w:trPr>
          <w:trHeight w:val="425"/>
        </w:trPr>
        <w:tc>
          <w:tcPr>
            <w:tcW w:w="1248" w:type="dxa"/>
            <w:vAlign w:val="center"/>
          </w:tcPr>
          <w:p w14:paraId="78B27208" w14:textId="77777777" w:rsidR="00CF2477" w:rsidRPr="003D73E2" w:rsidRDefault="00C62EE8" w:rsidP="00007724">
            <w:pPr>
              <w:spacing w:after="120"/>
              <w:jc w:val="center"/>
              <w:rPr>
                <w:rFonts w:ascii="Arial" w:hAnsi="Arial" w:cs="Arial"/>
              </w:rPr>
            </w:pPr>
            <w:r w:rsidRPr="003D73E2">
              <w:rPr>
                <w:rFonts w:ascii="Arial" w:hAnsi="Arial" w:cs="Arial"/>
              </w:rPr>
              <w:t xml:space="preserve"> </w:t>
            </w:r>
            <w:r w:rsidR="00CF2477" w:rsidRPr="003D73E2">
              <w:rPr>
                <w:rFonts w:ascii="Arial" w:hAnsi="Arial" w:cs="Arial"/>
              </w:rPr>
              <w:t>4.1.5</w:t>
            </w:r>
          </w:p>
        </w:tc>
        <w:tc>
          <w:tcPr>
            <w:tcW w:w="7813" w:type="dxa"/>
            <w:vAlign w:val="center"/>
          </w:tcPr>
          <w:p w14:paraId="70CDA187" w14:textId="77777777" w:rsidR="00CF2477" w:rsidRPr="003D73E2" w:rsidRDefault="00CF2477" w:rsidP="00007724">
            <w:pPr>
              <w:spacing w:after="120"/>
              <w:rPr>
                <w:rFonts w:ascii="Arial" w:hAnsi="Arial" w:cs="Arial"/>
              </w:rPr>
            </w:pPr>
            <w:proofErr w:type="spellStart"/>
            <w:r w:rsidRPr="003D73E2">
              <w:rPr>
                <w:rFonts w:ascii="Arial" w:hAnsi="Arial" w:cs="Arial"/>
              </w:rPr>
              <w:t>Hỗn</w:t>
            </w:r>
            <w:proofErr w:type="spellEnd"/>
            <w:r w:rsidRPr="003D73E2">
              <w:rPr>
                <w:rFonts w:ascii="Arial" w:hAnsi="Arial" w:cs="Arial"/>
              </w:rPr>
              <w:t xml:space="preserve"> </w:t>
            </w:r>
            <w:proofErr w:type="spellStart"/>
            <w:r w:rsidRPr="003D73E2">
              <w:rPr>
                <w:rFonts w:ascii="Arial" w:hAnsi="Arial" w:cs="Arial"/>
              </w:rPr>
              <w:t>hợp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1BBAA55E"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244FC647" w14:textId="77777777">
        <w:tblPrEx>
          <w:tblCellMar>
            <w:top w:w="0" w:type="dxa"/>
            <w:bottom w:w="0" w:type="dxa"/>
          </w:tblCellMar>
        </w:tblPrEx>
        <w:trPr>
          <w:trHeight w:val="425"/>
        </w:trPr>
        <w:tc>
          <w:tcPr>
            <w:tcW w:w="1248" w:type="dxa"/>
            <w:vAlign w:val="center"/>
          </w:tcPr>
          <w:p w14:paraId="1A295CC4" w14:textId="77777777" w:rsidR="00CF2477" w:rsidRPr="003D73E2" w:rsidRDefault="00CF2477" w:rsidP="00007724">
            <w:pPr>
              <w:spacing w:after="120"/>
              <w:jc w:val="center"/>
              <w:rPr>
                <w:rFonts w:ascii="Arial" w:hAnsi="Arial" w:cs="Arial"/>
              </w:rPr>
            </w:pPr>
            <w:r w:rsidRPr="003D73E2">
              <w:rPr>
                <w:rFonts w:ascii="Arial" w:hAnsi="Arial" w:cs="Arial"/>
              </w:rPr>
              <w:t>4.2</w:t>
            </w:r>
          </w:p>
        </w:tc>
        <w:tc>
          <w:tcPr>
            <w:tcW w:w="7813" w:type="dxa"/>
            <w:vAlign w:val="center"/>
          </w:tcPr>
          <w:p w14:paraId="3FD883A0"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đối</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phụ</w:t>
            </w:r>
            <w:proofErr w:type="spellEnd"/>
            <w:r w:rsidRPr="003D73E2">
              <w:rPr>
                <w:rFonts w:ascii="Arial" w:hAnsi="Arial" w:cs="Arial"/>
              </w:rPr>
              <w:t xml:space="preserve"> </w:t>
            </w:r>
            <w:proofErr w:type="spellStart"/>
            <w:r w:rsidRPr="003D73E2">
              <w:rPr>
                <w:rFonts w:ascii="Arial" w:hAnsi="Arial" w:cs="Arial"/>
              </w:rPr>
              <w:t>gia</w:t>
            </w:r>
            <w:proofErr w:type="spellEnd"/>
            <w:r w:rsidRPr="003D73E2">
              <w:rPr>
                <w:rFonts w:ascii="Arial" w:hAnsi="Arial" w:cs="Arial"/>
              </w:rPr>
              <w:t xml:space="preserve"> </w:t>
            </w:r>
            <w:proofErr w:type="spellStart"/>
            <w:r w:rsidRPr="003D73E2">
              <w:rPr>
                <w:rFonts w:ascii="Arial" w:hAnsi="Arial" w:cs="Arial"/>
              </w:rPr>
              <w:t>dùng</w:t>
            </w:r>
            <w:proofErr w:type="spellEnd"/>
            <w:r w:rsidRPr="003D73E2">
              <w:rPr>
                <w:rFonts w:ascii="Arial" w:hAnsi="Arial" w:cs="Arial"/>
              </w:rPr>
              <w:t xml:space="preserve"> </w:t>
            </w:r>
            <w:proofErr w:type="spellStart"/>
            <w:r w:rsidRPr="003D73E2">
              <w:rPr>
                <w:rFonts w:ascii="Arial" w:hAnsi="Arial" w:cs="Arial"/>
              </w:rPr>
              <w:t>cho</w:t>
            </w:r>
            <w:proofErr w:type="spellEnd"/>
            <w:r w:rsidRPr="003D73E2">
              <w:rPr>
                <w:rFonts w:ascii="Arial" w:hAnsi="Arial" w:cs="Arial"/>
              </w:rPr>
              <w:t xml:space="preserve"> </w:t>
            </w:r>
            <w:proofErr w:type="spellStart"/>
            <w:r w:rsidRPr="003D73E2">
              <w:rPr>
                <w:rFonts w:ascii="Arial" w:hAnsi="Arial" w:cs="Arial"/>
              </w:rPr>
              <w:t>hỗn</w:t>
            </w:r>
            <w:proofErr w:type="spellEnd"/>
            <w:r w:rsidRPr="003D73E2">
              <w:rPr>
                <w:rFonts w:ascii="Arial" w:hAnsi="Arial" w:cs="Arial"/>
              </w:rPr>
              <w:t xml:space="preserve"> </w:t>
            </w:r>
            <w:proofErr w:type="spellStart"/>
            <w:r w:rsidRPr="003D73E2">
              <w:rPr>
                <w:rFonts w:ascii="Arial" w:hAnsi="Arial" w:cs="Arial"/>
              </w:rPr>
              <w:t>hợp</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703E6258"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05F0A1A3" w14:textId="77777777">
        <w:tblPrEx>
          <w:tblCellMar>
            <w:top w:w="0" w:type="dxa"/>
            <w:bottom w:w="0" w:type="dxa"/>
          </w:tblCellMar>
        </w:tblPrEx>
        <w:trPr>
          <w:trHeight w:val="425"/>
        </w:trPr>
        <w:tc>
          <w:tcPr>
            <w:tcW w:w="1248" w:type="dxa"/>
            <w:vAlign w:val="center"/>
          </w:tcPr>
          <w:p w14:paraId="23765275" w14:textId="77777777" w:rsidR="00CF2477" w:rsidRPr="003D73E2" w:rsidRDefault="00CF2477" w:rsidP="00007724">
            <w:pPr>
              <w:spacing w:after="120"/>
              <w:jc w:val="center"/>
              <w:rPr>
                <w:rFonts w:ascii="Arial" w:hAnsi="Arial" w:cs="Arial"/>
              </w:rPr>
            </w:pPr>
            <w:r w:rsidRPr="003D73E2">
              <w:rPr>
                <w:rFonts w:ascii="Arial" w:hAnsi="Arial" w:cs="Arial"/>
              </w:rPr>
              <w:t>4.3</w:t>
            </w:r>
          </w:p>
        </w:tc>
        <w:tc>
          <w:tcPr>
            <w:tcW w:w="7813" w:type="dxa"/>
            <w:vAlign w:val="center"/>
          </w:tcPr>
          <w:p w14:paraId="0D4622FB"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về</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56B8ADCE"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0C50C95A" w14:textId="77777777">
        <w:tblPrEx>
          <w:tblCellMar>
            <w:top w:w="0" w:type="dxa"/>
            <w:bottom w:w="0" w:type="dxa"/>
          </w:tblCellMar>
        </w:tblPrEx>
        <w:trPr>
          <w:trHeight w:val="425"/>
        </w:trPr>
        <w:tc>
          <w:tcPr>
            <w:tcW w:w="1248" w:type="dxa"/>
            <w:vAlign w:val="center"/>
          </w:tcPr>
          <w:p w14:paraId="7B75AFF8" w14:textId="77777777" w:rsidR="00CF2477" w:rsidRPr="003D73E2" w:rsidRDefault="00CF2477" w:rsidP="00007724">
            <w:pPr>
              <w:spacing w:after="120"/>
              <w:jc w:val="center"/>
              <w:rPr>
                <w:rFonts w:ascii="Arial" w:hAnsi="Arial" w:cs="Arial"/>
              </w:rPr>
            </w:pPr>
            <w:r w:rsidRPr="003D73E2">
              <w:rPr>
                <w:rFonts w:ascii="Arial" w:hAnsi="Arial" w:cs="Arial"/>
              </w:rPr>
              <w:t>4.4</w:t>
            </w:r>
          </w:p>
        </w:tc>
        <w:tc>
          <w:tcPr>
            <w:tcW w:w="7813" w:type="dxa"/>
            <w:vAlign w:val="center"/>
          </w:tcPr>
          <w:p w14:paraId="6CECC16A"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đối</w:t>
            </w:r>
            <w:proofErr w:type="spellEnd"/>
            <w:r w:rsidRPr="003D73E2">
              <w:rPr>
                <w:rFonts w:ascii="Arial" w:hAnsi="Arial" w:cs="Arial"/>
              </w:rPr>
              <w:t xml:space="preserve"> </w:t>
            </w:r>
            <w:proofErr w:type="spellStart"/>
            <w:r w:rsidRPr="003D73E2">
              <w:rPr>
                <w:rFonts w:ascii="Arial" w:hAnsi="Arial" w:cs="Arial"/>
              </w:rPr>
              <w:t>với</w:t>
            </w:r>
            <w:proofErr w:type="spellEnd"/>
            <w:r w:rsidRPr="003D73E2">
              <w:rPr>
                <w:rFonts w:ascii="Arial" w:hAnsi="Arial" w:cs="Arial"/>
              </w:rPr>
              <w:t xml:space="preserve"> </w:t>
            </w:r>
            <w:proofErr w:type="spellStart"/>
            <w:r w:rsidRPr="003D73E2">
              <w:rPr>
                <w:rFonts w:ascii="Arial" w:hAnsi="Arial" w:cs="Arial"/>
              </w:rPr>
              <w:t>thép</w:t>
            </w:r>
            <w:proofErr w:type="spellEnd"/>
            <w:r w:rsidRPr="003D73E2">
              <w:rPr>
                <w:rFonts w:ascii="Arial" w:hAnsi="Arial" w:cs="Arial"/>
              </w:rPr>
              <w:t xml:space="preserve"> </w:t>
            </w:r>
            <w:proofErr w:type="spellStart"/>
            <w:r w:rsidRPr="003D73E2">
              <w:rPr>
                <w:rFonts w:ascii="Arial" w:hAnsi="Arial" w:cs="Arial"/>
              </w:rPr>
              <w:t>cốt</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lực</w:t>
            </w:r>
            <w:proofErr w:type="spellEnd"/>
            <w:r w:rsidRPr="003D73E2">
              <w:rPr>
                <w:rFonts w:ascii="Arial" w:hAnsi="Arial" w:cs="Arial"/>
              </w:rPr>
              <w:t xml:space="preserve"> </w:t>
            </w:r>
            <w:proofErr w:type="spellStart"/>
            <w:r w:rsidRPr="003D73E2">
              <w:rPr>
                <w:rFonts w:ascii="Arial" w:hAnsi="Arial" w:cs="Arial"/>
              </w:rPr>
              <w:t>trước</w:t>
            </w:r>
            <w:proofErr w:type="spellEnd"/>
          </w:p>
        </w:tc>
        <w:tc>
          <w:tcPr>
            <w:tcW w:w="539" w:type="dxa"/>
            <w:vAlign w:val="center"/>
          </w:tcPr>
          <w:p w14:paraId="51C4F751"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1A1DEA59" w14:textId="77777777">
        <w:tblPrEx>
          <w:tblCellMar>
            <w:top w:w="0" w:type="dxa"/>
            <w:bottom w:w="0" w:type="dxa"/>
          </w:tblCellMar>
        </w:tblPrEx>
        <w:trPr>
          <w:trHeight w:val="425"/>
        </w:trPr>
        <w:tc>
          <w:tcPr>
            <w:tcW w:w="1248" w:type="dxa"/>
            <w:vAlign w:val="center"/>
          </w:tcPr>
          <w:p w14:paraId="12493CE4" w14:textId="77777777" w:rsidR="00CF2477" w:rsidRPr="003D73E2" w:rsidRDefault="00CF2477" w:rsidP="00007724">
            <w:pPr>
              <w:spacing w:after="120"/>
              <w:jc w:val="center"/>
              <w:rPr>
                <w:rFonts w:ascii="Arial" w:hAnsi="Arial" w:cs="Arial"/>
              </w:rPr>
            </w:pPr>
            <w:r w:rsidRPr="003D73E2">
              <w:rPr>
                <w:rFonts w:ascii="Arial" w:hAnsi="Arial" w:cs="Arial"/>
              </w:rPr>
              <w:t>4.5</w:t>
            </w:r>
          </w:p>
        </w:tc>
        <w:tc>
          <w:tcPr>
            <w:tcW w:w="7813" w:type="dxa"/>
            <w:vAlign w:val="center"/>
          </w:tcPr>
          <w:p w14:paraId="1EB1BD57"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về</w:t>
            </w:r>
            <w:proofErr w:type="spellEnd"/>
            <w:r w:rsidRPr="003D73E2">
              <w:rPr>
                <w:rFonts w:ascii="Arial" w:hAnsi="Arial" w:cs="Arial"/>
              </w:rPr>
              <w:t xml:space="preserve"> neo </w:t>
            </w:r>
            <w:proofErr w:type="spellStart"/>
            <w:r w:rsidRPr="003D73E2">
              <w:rPr>
                <w:rFonts w:ascii="Arial" w:hAnsi="Arial" w:cs="Arial"/>
              </w:rPr>
              <w:t>thép</w:t>
            </w:r>
            <w:proofErr w:type="spellEnd"/>
          </w:p>
        </w:tc>
        <w:tc>
          <w:tcPr>
            <w:tcW w:w="539" w:type="dxa"/>
            <w:vAlign w:val="center"/>
          </w:tcPr>
          <w:p w14:paraId="23B96329"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46A8B118" w14:textId="77777777">
        <w:tblPrEx>
          <w:tblCellMar>
            <w:top w:w="0" w:type="dxa"/>
            <w:bottom w:w="0" w:type="dxa"/>
          </w:tblCellMar>
        </w:tblPrEx>
        <w:trPr>
          <w:trHeight w:val="425"/>
        </w:trPr>
        <w:tc>
          <w:tcPr>
            <w:tcW w:w="1248" w:type="dxa"/>
            <w:vAlign w:val="center"/>
          </w:tcPr>
          <w:p w14:paraId="08B412A1" w14:textId="77777777" w:rsidR="00CF2477" w:rsidRPr="003D73E2" w:rsidRDefault="00CF2477" w:rsidP="00007724">
            <w:pPr>
              <w:spacing w:after="120"/>
              <w:jc w:val="center"/>
              <w:rPr>
                <w:rFonts w:ascii="Arial" w:hAnsi="Arial" w:cs="Arial"/>
              </w:rPr>
            </w:pPr>
            <w:r w:rsidRPr="003D73E2">
              <w:rPr>
                <w:rFonts w:ascii="Arial" w:hAnsi="Arial" w:cs="Arial"/>
              </w:rPr>
              <w:t>4.6</w:t>
            </w:r>
          </w:p>
        </w:tc>
        <w:tc>
          <w:tcPr>
            <w:tcW w:w="7813" w:type="dxa"/>
            <w:vAlign w:val="center"/>
          </w:tcPr>
          <w:p w14:paraId="7F3B6A19"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khống</w:t>
            </w:r>
            <w:proofErr w:type="spellEnd"/>
            <w:r w:rsidRPr="003D73E2">
              <w:rPr>
                <w:rFonts w:ascii="Arial" w:hAnsi="Arial" w:cs="Arial"/>
              </w:rPr>
              <w:t xml:space="preserve"> </w:t>
            </w:r>
            <w:proofErr w:type="spellStart"/>
            <w:r w:rsidRPr="003D73E2">
              <w:rPr>
                <w:rFonts w:ascii="Arial" w:hAnsi="Arial" w:cs="Arial"/>
              </w:rPr>
              <w:t>chế</w:t>
            </w:r>
            <w:proofErr w:type="spellEnd"/>
            <w:r w:rsidRPr="003D73E2">
              <w:rPr>
                <w:rFonts w:ascii="Arial" w:hAnsi="Arial" w:cs="Arial"/>
              </w:rPr>
              <w:t xml:space="preserve"> </w:t>
            </w:r>
            <w:proofErr w:type="spellStart"/>
            <w:r w:rsidRPr="003D73E2">
              <w:rPr>
                <w:rFonts w:ascii="Arial" w:hAnsi="Arial" w:cs="Arial"/>
              </w:rPr>
              <w:t>ứng</w:t>
            </w:r>
            <w:proofErr w:type="spellEnd"/>
            <w:r w:rsidRPr="003D73E2">
              <w:rPr>
                <w:rFonts w:ascii="Arial" w:hAnsi="Arial" w:cs="Arial"/>
              </w:rPr>
              <w:t xml:space="preserve"> </w:t>
            </w:r>
            <w:proofErr w:type="spellStart"/>
            <w:r w:rsidRPr="003D73E2">
              <w:rPr>
                <w:rFonts w:ascii="Arial" w:hAnsi="Arial" w:cs="Arial"/>
              </w:rPr>
              <w:t>suất</w:t>
            </w:r>
            <w:proofErr w:type="spellEnd"/>
            <w:r w:rsidRPr="003D73E2">
              <w:rPr>
                <w:rFonts w:ascii="Arial" w:hAnsi="Arial" w:cs="Arial"/>
              </w:rPr>
              <w:t xml:space="preserve"> </w:t>
            </w:r>
            <w:proofErr w:type="spellStart"/>
            <w:r w:rsidRPr="003D73E2">
              <w:rPr>
                <w:rFonts w:ascii="Arial" w:hAnsi="Arial" w:cs="Arial"/>
              </w:rPr>
              <w:t>căng</w:t>
            </w:r>
            <w:proofErr w:type="spellEnd"/>
            <w:r w:rsidRPr="003D73E2">
              <w:rPr>
                <w:rFonts w:ascii="Arial" w:hAnsi="Arial" w:cs="Arial"/>
              </w:rPr>
              <w:t xml:space="preserve"> </w:t>
            </w:r>
            <w:proofErr w:type="spellStart"/>
            <w:r w:rsidRPr="003D73E2">
              <w:rPr>
                <w:rFonts w:ascii="Arial" w:hAnsi="Arial" w:cs="Arial"/>
              </w:rPr>
              <w:t>kéo</w:t>
            </w:r>
            <w:proofErr w:type="spellEnd"/>
          </w:p>
        </w:tc>
        <w:tc>
          <w:tcPr>
            <w:tcW w:w="539" w:type="dxa"/>
            <w:vAlign w:val="center"/>
          </w:tcPr>
          <w:p w14:paraId="25624974" w14:textId="77777777" w:rsidR="00CF2477" w:rsidRPr="003D73E2" w:rsidRDefault="00CF2477" w:rsidP="00007724">
            <w:pPr>
              <w:spacing w:after="120"/>
              <w:jc w:val="center"/>
              <w:rPr>
                <w:rFonts w:ascii="Arial" w:hAnsi="Arial" w:cs="Arial"/>
              </w:rPr>
            </w:pPr>
            <w:r w:rsidRPr="003D73E2">
              <w:rPr>
                <w:rFonts w:ascii="Arial" w:hAnsi="Arial" w:cs="Arial"/>
              </w:rPr>
              <w:t>12</w:t>
            </w:r>
          </w:p>
        </w:tc>
      </w:tr>
      <w:tr w:rsidR="00CF2477" w:rsidRPr="003D73E2" w14:paraId="5D6C7E63" w14:textId="77777777">
        <w:tblPrEx>
          <w:tblCellMar>
            <w:top w:w="0" w:type="dxa"/>
            <w:bottom w:w="0" w:type="dxa"/>
          </w:tblCellMar>
        </w:tblPrEx>
        <w:trPr>
          <w:trHeight w:val="425"/>
        </w:trPr>
        <w:tc>
          <w:tcPr>
            <w:tcW w:w="1248" w:type="dxa"/>
            <w:vAlign w:val="center"/>
          </w:tcPr>
          <w:p w14:paraId="509ECA46" w14:textId="77777777" w:rsidR="00CF2477" w:rsidRPr="003D73E2" w:rsidRDefault="00CF2477" w:rsidP="00007724">
            <w:pPr>
              <w:spacing w:after="120"/>
              <w:jc w:val="center"/>
              <w:rPr>
                <w:rFonts w:ascii="Arial" w:hAnsi="Arial" w:cs="Arial"/>
              </w:rPr>
            </w:pPr>
            <w:r w:rsidRPr="003D73E2">
              <w:rPr>
                <w:rFonts w:ascii="Arial" w:hAnsi="Arial" w:cs="Arial"/>
              </w:rPr>
              <w:lastRenderedPageBreak/>
              <w:t>4.7</w:t>
            </w:r>
          </w:p>
        </w:tc>
        <w:tc>
          <w:tcPr>
            <w:tcW w:w="7813" w:type="dxa"/>
            <w:vAlign w:val="center"/>
          </w:tcPr>
          <w:p w14:paraId="76C2B020"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về</w:t>
            </w:r>
            <w:proofErr w:type="spellEnd"/>
            <w:r w:rsidRPr="003D73E2">
              <w:rPr>
                <w:rFonts w:ascii="Arial" w:hAnsi="Arial" w:cs="Arial"/>
              </w:rPr>
              <w:t xml:space="preserve"> dung </w:t>
            </w:r>
            <w:proofErr w:type="spellStart"/>
            <w:r w:rsidRPr="003D73E2">
              <w:rPr>
                <w:rFonts w:ascii="Arial" w:hAnsi="Arial" w:cs="Arial"/>
              </w:rPr>
              <w:t>sai</w:t>
            </w:r>
            <w:proofErr w:type="spellEnd"/>
            <w:r w:rsidRPr="003D73E2">
              <w:rPr>
                <w:rFonts w:ascii="Arial" w:hAnsi="Arial" w:cs="Arial"/>
              </w:rPr>
              <w:t xml:space="preserve">, </w:t>
            </w: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tc>
        <w:tc>
          <w:tcPr>
            <w:tcW w:w="539" w:type="dxa"/>
            <w:vAlign w:val="center"/>
          </w:tcPr>
          <w:p w14:paraId="25EBAD85" w14:textId="77777777" w:rsidR="00CF2477" w:rsidRPr="003D73E2" w:rsidRDefault="00CF2477" w:rsidP="00007724">
            <w:pPr>
              <w:spacing w:after="120"/>
              <w:jc w:val="center"/>
              <w:rPr>
                <w:rFonts w:ascii="Arial" w:hAnsi="Arial" w:cs="Arial"/>
              </w:rPr>
            </w:pPr>
            <w:r w:rsidRPr="003D73E2">
              <w:rPr>
                <w:rFonts w:ascii="Arial" w:hAnsi="Arial" w:cs="Arial"/>
              </w:rPr>
              <w:t>13</w:t>
            </w:r>
          </w:p>
        </w:tc>
      </w:tr>
      <w:tr w:rsidR="00CF2477" w:rsidRPr="003D73E2" w14:paraId="10549D25" w14:textId="77777777">
        <w:tblPrEx>
          <w:tblCellMar>
            <w:top w:w="0" w:type="dxa"/>
            <w:bottom w:w="0" w:type="dxa"/>
          </w:tblCellMar>
        </w:tblPrEx>
        <w:trPr>
          <w:trHeight w:val="425"/>
        </w:trPr>
        <w:tc>
          <w:tcPr>
            <w:tcW w:w="1248" w:type="dxa"/>
            <w:vAlign w:val="center"/>
          </w:tcPr>
          <w:p w14:paraId="26398936" w14:textId="77777777" w:rsidR="00CF2477" w:rsidRPr="003D73E2" w:rsidRDefault="00CF2477" w:rsidP="00007724">
            <w:pPr>
              <w:spacing w:after="120"/>
              <w:jc w:val="center"/>
              <w:rPr>
                <w:rFonts w:ascii="Arial" w:hAnsi="Arial" w:cs="Arial"/>
              </w:rPr>
            </w:pPr>
            <w:r w:rsidRPr="003D73E2">
              <w:rPr>
                <w:rFonts w:ascii="Arial" w:hAnsi="Arial" w:cs="Arial"/>
              </w:rPr>
              <w:t>4.8</w:t>
            </w:r>
          </w:p>
        </w:tc>
        <w:tc>
          <w:tcPr>
            <w:tcW w:w="7813" w:type="dxa"/>
            <w:vAlign w:val="center"/>
          </w:tcPr>
          <w:p w14:paraId="0851B004"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về</w:t>
            </w:r>
            <w:proofErr w:type="spellEnd"/>
            <w:r w:rsidRPr="003D73E2">
              <w:rPr>
                <w:rFonts w:ascii="Arial" w:hAnsi="Arial" w:cs="Arial"/>
              </w:rPr>
              <w:t xml:space="preserve"> </w:t>
            </w:r>
            <w:proofErr w:type="spellStart"/>
            <w:r w:rsidRPr="003D73E2">
              <w:rPr>
                <w:rFonts w:ascii="Arial" w:hAnsi="Arial" w:cs="Arial"/>
              </w:rPr>
              <w:t>ngoại</w:t>
            </w:r>
            <w:proofErr w:type="spellEnd"/>
            <w:r w:rsidRPr="003D73E2">
              <w:rPr>
                <w:rFonts w:ascii="Arial" w:hAnsi="Arial" w:cs="Arial"/>
              </w:rPr>
              <w:t xml:space="preserve"> </w:t>
            </w:r>
            <w:proofErr w:type="spellStart"/>
            <w:r w:rsidRPr="003D73E2">
              <w:rPr>
                <w:rFonts w:ascii="Arial" w:hAnsi="Arial" w:cs="Arial"/>
              </w:rPr>
              <w:t>quan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khuyết</w:t>
            </w:r>
            <w:proofErr w:type="spellEnd"/>
            <w:r w:rsidRPr="003D73E2">
              <w:rPr>
                <w:rFonts w:ascii="Arial" w:hAnsi="Arial" w:cs="Arial"/>
              </w:rPr>
              <w:t xml:space="preserve"> </w:t>
            </w:r>
            <w:proofErr w:type="spellStart"/>
            <w:r w:rsidRPr="003D73E2">
              <w:rPr>
                <w:rFonts w:ascii="Arial" w:hAnsi="Arial" w:cs="Arial"/>
              </w:rPr>
              <w:t>tật</w:t>
            </w:r>
            <w:proofErr w:type="spellEnd"/>
            <w:r w:rsidRPr="003D73E2">
              <w:rPr>
                <w:rFonts w:ascii="Arial" w:hAnsi="Arial" w:cs="Arial"/>
              </w:rPr>
              <w:t xml:space="preserve"> </w:t>
            </w:r>
            <w:proofErr w:type="spellStart"/>
            <w:r w:rsidRPr="003D73E2">
              <w:rPr>
                <w:rFonts w:ascii="Arial" w:hAnsi="Arial" w:cs="Arial"/>
              </w:rPr>
              <w:t>của</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tc>
        <w:tc>
          <w:tcPr>
            <w:tcW w:w="539" w:type="dxa"/>
            <w:vAlign w:val="center"/>
          </w:tcPr>
          <w:p w14:paraId="40DA434C" w14:textId="77777777" w:rsidR="00CF2477" w:rsidRPr="003D73E2" w:rsidRDefault="00CF2477" w:rsidP="00007724">
            <w:pPr>
              <w:spacing w:after="120"/>
              <w:jc w:val="center"/>
              <w:rPr>
                <w:rFonts w:ascii="Arial" w:hAnsi="Arial" w:cs="Arial"/>
              </w:rPr>
            </w:pPr>
            <w:r w:rsidRPr="003D73E2">
              <w:rPr>
                <w:rFonts w:ascii="Arial" w:hAnsi="Arial" w:cs="Arial"/>
              </w:rPr>
              <w:t>20</w:t>
            </w:r>
          </w:p>
        </w:tc>
      </w:tr>
      <w:tr w:rsidR="00CF2477" w:rsidRPr="003D73E2" w14:paraId="0DDD5C64" w14:textId="77777777">
        <w:tblPrEx>
          <w:tblCellMar>
            <w:top w:w="0" w:type="dxa"/>
            <w:bottom w:w="0" w:type="dxa"/>
          </w:tblCellMar>
        </w:tblPrEx>
        <w:trPr>
          <w:trHeight w:val="425"/>
        </w:trPr>
        <w:tc>
          <w:tcPr>
            <w:tcW w:w="1248" w:type="dxa"/>
            <w:vAlign w:val="center"/>
          </w:tcPr>
          <w:p w14:paraId="191D4273" w14:textId="77777777" w:rsidR="00CF2477" w:rsidRPr="003D73E2" w:rsidRDefault="00CF2477" w:rsidP="00007724">
            <w:pPr>
              <w:spacing w:after="120"/>
              <w:jc w:val="center"/>
              <w:rPr>
                <w:rFonts w:ascii="Arial" w:hAnsi="Arial" w:cs="Arial"/>
              </w:rPr>
            </w:pPr>
            <w:r w:rsidRPr="003D73E2">
              <w:rPr>
                <w:rFonts w:ascii="Arial" w:hAnsi="Arial" w:cs="Arial"/>
              </w:rPr>
              <w:t>4.9</w:t>
            </w:r>
          </w:p>
        </w:tc>
        <w:tc>
          <w:tcPr>
            <w:tcW w:w="7813" w:type="dxa"/>
            <w:vAlign w:val="center"/>
          </w:tcPr>
          <w:p w14:paraId="128AFD7D" w14:textId="77777777" w:rsidR="00CF2477" w:rsidRPr="003D73E2" w:rsidRDefault="00CF2477" w:rsidP="00007724">
            <w:pPr>
              <w:spacing w:after="120"/>
              <w:rPr>
                <w:rFonts w:ascii="Arial" w:hAnsi="Arial" w:cs="Arial"/>
              </w:rPr>
            </w:pPr>
            <w:proofErr w:type="spellStart"/>
            <w:r w:rsidRPr="003D73E2">
              <w:rPr>
                <w:rFonts w:ascii="Arial" w:hAnsi="Arial" w:cs="Arial"/>
              </w:rPr>
              <w:t>Yêu</w:t>
            </w:r>
            <w:proofErr w:type="spellEnd"/>
            <w:r w:rsidRPr="003D73E2">
              <w:rPr>
                <w:rFonts w:ascii="Arial" w:hAnsi="Arial" w:cs="Arial"/>
              </w:rPr>
              <w:t xml:space="preserve"> </w:t>
            </w:r>
            <w:proofErr w:type="spellStart"/>
            <w:r w:rsidRPr="003D73E2">
              <w:rPr>
                <w:rFonts w:ascii="Arial" w:hAnsi="Arial" w:cs="Arial"/>
              </w:rPr>
              <w:t>cầu</w:t>
            </w:r>
            <w:proofErr w:type="spellEnd"/>
            <w:r w:rsidRPr="003D73E2">
              <w:rPr>
                <w:rFonts w:ascii="Arial" w:hAnsi="Arial" w:cs="Arial"/>
              </w:rPr>
              <w:t xml:space="preserve"> </w:t>
            </w:r>
            <w:proofErr w:type="spellStart"/>
            <w:r w:rsidRPr="003D73E2">
              <w:rPr>
                <w:rFonts w:ascii="Arial" w:hAnsi="Arial" w:cs="Arial"/>
              </w:rPr>
              <w:t>về</w:t>
            </w:r>
            <w:proofErr w:type="spellEnd"/>
            <w:r w:rsidRPr="003D73E2">
              <w:rPr>
                <w:rFonts w:ascii="Arial" w:hAnsi="Arial" w:cs="Arial"/>
              </w:rPr>
              <w:t xml:space="preserve"> chi </w:t>
            </w:r>
            <w:proofErr w:type="spellStart"/>
            <w:r w:rsidRPr="003D73E2">
              <w:rPr>
                <w:rFonts w:ascii="Arial" w:hAnsi="Arial" w:cs="Arial"/>
              </w:rPr>
              <w:t>tiết</w:t>
            </w:r>
            <w:proofErr w:type="spellEnd"/>
            <w:r w:rsidRPr="003D73E2">
              <w:rPr>
                <w:rFonts w:ascii="Arial" w:hAnsi="Arial" w:cs="Arial"/>
              </w:rPr>
              <w:t xml:space="preserve"> </w:t>
            </w:r>
            <w:proofErr w:type="spellStart"/>
            <w:r w:rsidRPr="003D73E2">
              <w:rPr>
                <w:rFonts w:ascii="Arial" w:hAnsi="Arial" w:cs="Arial"/>
              </w:rPr>
              <w:t>liên</w:t>
            </w:r>
            <w:proofErr w:type="spellEnd"/>
            <w:r w:rsidRPr="003D73E2">
              <w:rPr>
                <w:rFonts w:ascii="Arial" w:hAnsi="Arial" w:cs="Arial"/>
              </w:rPr>
              <w:t xml:space="preserve"> </w:t>
            </w:r>
            <w:proofErr w:type="spellStart"/>
            <w:r w:rsidRPr="003D73E2">
              <w:rPr>
                <w:rFonts w:ascii="Arial" w:hAnsi="Arial" w:cs="Arial"/>
              </w:rPr>
              <w:t>kết</w:t>
            </w:r>
            <w:proofErr w:type="spellEnd"/>
          </w:p>
        </w:tc>
        <w:tc>
          <w:tcPr>
            <w:tcW w:w="539" w:type="dxa"/>
            <w:vAlign w:val="center"/>
          </w:tcPr>
          <w:p w14:paraId="792B515D" w14:textId="77777777" w:rsidR="00CF2477" w:rsidRPr="003D73E2" w:rsidRDefault="00CF2477" w:rsidP="00007724">
            <w:pPr>
              <w:spacing w:after="120"/>
              <w:jc w:val="center"/>
              <w:rPr>
                <w:rFonts w:ascii="Arial" w:hAnsi="Arial" w:cs="Arial"/>
              </w:rPr>
            </w:pPr>
            <w:r w:rsidRPr="003D73E2">
              <w:rPr>
                <w:rFonts w:ascii="Arial" w:hAnsi="Arial" w:cs="Arial"/>
              </w:rPr>
              <w:t>20</w:t>
            </w:r>
          </w:p>
        </w:tc>
      </w:tr>
      <w:tr w:rsidR="00CF2477" w:rsidRPr="003D73E2" w14:paraId="26DCA7E0" w14:textId="77777777">
        <w:tblPrEx>
          <w:tblCellMar>
            <w:top w:w="0" w:type="dxa"/>
            <w:bottom w:w="0" w:type="dxa"/>
          </w:tblCellMar>
        </w:tblPrEx>
        <w:trPr>
          <w:trHeight w:val="425"/>
        </w:trPr>
        <w:tc>
          <w:tcPr>
            <w:tcW w:w="1248" w:type="dxa"/>
            <w:vAlign w:val="center"/>
          </w:tcPr>
          <w:p w14:paraId="002E28B2" w14:textId="77777777" w:rsidR="00CF2477" w:rsidRPr="003D73E2" w:rsidRDefault="00CF2477" w:rsidP="00007724">
            <w:pPr>
              <w:spacing w:after="120"/>
              <w:rPr>
                <w:rFonts w:ascii="Arial" w:hAnsi="Arial" w:cs="Arial"/>
                <w:b/>
                <w:bCs/>
              </w:rPr>
            </w:pPr>
            <w:r w:rsidRPr="003D73E2">
              <w:rPr>
                <w:rFonts w:ascii="Arial" w:hAnsi="Arial" w:cs="Arial"/>
                <w:b/>
                <w:bCs/>
              </w:rPr>
              <w:t>5</w:t>
            </w:r>
          </w:p>
        </w:tc>
        <w:tc>
          <w:tcPr>
            <w:tcW w:w="7813" w:type="dxa"/>
            <w:vAlign w:val="center"/>
          </w:tcPr>
          <w:p w14:paraId="05DBE945" w14:textId="77777777" w:rsidR="00CF2477" w:rsidRPr="003D73E2" w:rsidRDefault="00CF2477" w:rsidP="00007724">
            <w:pPr>
              <w:spacing w:after="120"/>
              <w:rPr>
                <w:rFonts w:ascii="Arial" w:hAnsi="Arial" w:cs="Arial"/>
              </w:rPr>
            </w:pPr>
            <w:r w:rsidRPr="003D73E2">
              <w:rPr>
                <w:rFonts w:ascii="Arial" w:hAnsi="Arial" w:cs="Arial"/>
              </w:rPr>
              <w:t xml:space="preserve">Công </w:t>
            </w:r>
            <w:proofErr w:type="spellStart"/>
            <w:r w:rsidRPr="003D73E2">
              <w:rPr>
                <w:rFonts w:ascii="Arial" w:hAnsi="Arial" w:cs="Arial"/>
              </w:rPr>
              <w:t>tác</w:t>
            </w:r>
            <w:proofErr w:type="spellEnd"/>
            <w:r w:rsidRPr="003D73E2">
              <w:rPr>
                <w:rFonts w:ascii="Arial" w:hAnsi="Arial" w:cs="Arial"/>
              </w:rPr>
              <w:t xml:space="preserve"> </w:t>
            </w:r>
            <w:proofErr w:type="spellStart"/>
            <w:r w:rsidRPr="003D73E2">
              <w:rPr>
                <w:rFonts w:ascii="Arial" w:hAnsi="Arial" w:cs="Arial"/>
              </w:rPr>
              <w:t>nghiệm</w:t>
            </w:r>
            <w:proofErr w:type="spellEnd"/>
            <w:r w:rsidRPr="003D73E2">
              <w:rPr>
                <w:rFonts w:ascii="Arial" w:hAnsi="Arial" w:cs="Arial"/>
              </w:rPr>
              <w:t xml:space="preserve"> </w:t>
            </w:r>
            <w:proofErr w:type="spellStart"/>
            <w:r w:rsidRPr="003D73E2">
              <w:rPr>
                <w:rFonts w:ascii="Arial" w:hAnsi="Arial" w:cs="Arial"/>
              </w:rPr>
              <w:t>thu</w:t>
            </w:r>
            <w:proofErr w:type="spellEnd"/>
          </w:p>
        </w:tc>
        <w:tc>
          <w:tcPr>
            <w:tcW w:w="539" w:type="dxa"/>
            <w:vAlign w:val="center"/>
          </w:tcPr>
          <w:p w14:paraId="60909CCF" w14:textId="77777777" w:rsidR="00CF2477" w:rsidRPr="003D73E2" w:rsidRDefault="00CF2477" w:rsidP="00007724">
            <w:pPr>
              <w:spacing w:after="120"/>
              <w:jc w:val="center"/>
              <w:rPr>
                <w:rFonts w:ascii="Arial" w:hAnsi="Arial" w:cs="Arial"/>
              </w:rPr>
            </w:pPr>
            <w:r w:rsidRPr="003D73E2">
              <w:rPr>
                <w:rFonts w:ascii="Arial" w:hAnsi="Arial" w:cs="Arial"/>
              </w:rPr>
              <w:t>21</w:t>
            </w:r>
          </w:p>
        </w:tc>
      </w:tr>
      <w:tr w:rsidR="00CF2477" w:rsidRPr="003D73E2" w14:paraId="2CACD781" w14:textId="77777777">
        <w:tblPrEx>
          <w:tblCellMar>
            <w:top w:w="0" w:type="dxa"/>
            <w:bottom w:w="0" w:type="dxa"/>
          </w:tblCellMar>
        </w:tblPrEx>
        <w:trPr>
          <w:trHeight w:val="425"/>
        </w:trPr>
        <w:tc>
          <w:tcPr>
            <w:tcW w:w="1248" w:type="dxa"/>
            <w:vAlign w:val="center"/>
          </w:tcPr>
          <w:p w14:paraId="7A20F491" w14:textId="77777777" w:rsidR="00CF2477" w:rsidRPr="003D73E2" w:rsidRDefault="00CF2477" w:rsidP="00007724">
            <w:pPr>
              <w:spacing w:after="120"/>
              <w:jc w:val="center"/>
              <w:rPr>
                <w:rFonts w:ascii="Arial" w:hAnsi="Arial" w:cs="Arial"/>
              </w:rPr>
            </w:pPr>
            <w:r w:rsidRPr="003D73E2">
              <w:rPr>
                <w:rFonts w:ascii="Arial" w:hAnsi="Arial" w:cs="Arial"/>
              </w:rPr>
              <w:t>5.1</w:t>
            </w:r>
          </w:p>
        </w:tc>
        <w:tc>
          <w:tcPr>
            <w:tcW w:w="7813" w:type="dxa"/>
            <w:vAlign w:val="center"/>
          </w:tcPr>
          <w:p w14:paraId="5D5367B8" w14:textId="77777777" w:rsidR="00CF2477" w:rsidRPr="003D73E2" w:rsidRDefault="00CF2477" w:rsidP="00007724">
            <w:pPr>
              <w:spacing w:after="120"/>
              <w:rPr>
                <w:rFonts w:ascii="Arial" w:hAnsi="Arial" w:cs="Arial"/>
              </w:rPr>
            </w:pP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ngoại</w:t>
            </w:r>
            <w:proofErr w:type="spellEnd"/>
            <w:r w:rsidRPr="003D73E2">
              <w:rPr>
                <w:rFonts w:ascii="Arial" w:hAnsi="Arial" w:cs="Arial"/>
              </w:rPr>
              <w:t xml:space="preserve"> </w:t>
            </w:r>
            <w:proofErr w:type="spellStart"/>
            <w:r w:rsidRPr="003D73E2">
              <w:rPr>
                <w:rFonts w:ascii="Arial" w:hAnsi="Arial" w:cs="Arial"/>
              </w:rPr>
              <w:t>quan</w:t>
            </w:r>
            <w:proofErr w:type="spellEnd"/>
            <w:r w:rsidRPr="003D73E2">
              <w:rPr>
                <w:rFonts w:ascii="Arial" w:hAnsi="Arial" w:cs="Arial"/>
              </w:rPr>
              <w:t xml:space="preserve">, </w:t>
            </w:r>
            <w:proofErr w:type="spellStart"/>
            <w:r w:rsidRPr="003D73E2">
              <w:rPr>
                <w:rFonts w:ascii="Arial" w:hAnsi="Arial" w:cs="Arial"/>
              </w:rPr>
              <w:t>khuyết</w:t>
            </w:r>
            <w:proofErr w:type="spellEnd"/>
            <w:r w:rsidRPr="003D73E2">
              <w:rPr>
                <w:rFonts w:ascii="Arial" w:hAnsi="Arial" w:cs="Arial"/>
              </w:rPr>
              <w:t xml:space="preserve"> </w:t>
            </w:r>
            <w:proofErr w:type="spellStart"/>
            <w:r w:rsidRPr="003D73E2">
              <w:rPr>
                <w:rFonts w:ascii="Arial" w:hAnsi="Arial" w:cs="Arial"/>
              </w:rPr>
              <w:t>tật</w:t>
            </w:r>
            <w:proofErr w:type="spellEnd"/>
            <w:r w:rsidRPr="003D73E2">
              <w:rPr>
                <w:rFonts w:ascii="Arial" w:hAnsi="Arial" w:cs="Arial"/>
              </w:rPr>
              <w:t xml:space="preserve">, </w:t>
            </w:r>
            <w:proofErr w:type="spellStart"/>
            <w:r w:rsidRPr="003D73E2">
              <w:rPr>
                <w:rFonts w:ascii="Arial" w:hAnsi="Arial" w:cs="Arial"/>
              </w:rPr>
              <w:t>nhãn</w:t>
            </w:r>
            <w:proofErr w:type="spellEnd"/>
            <w:r w:rsidRPr="003D73E2">
              <w:rPr>
                <w:rFonts w:ascii="Arial" w:hAnsi="Arial" w:cs="Arial"/>
              </w:rPr>
              <w:t xml:space="preserve"> </w:t>
            </w:r>
            <w:proofErr w:type="spellStart"/>
            <w:r w:rsidRPr="003D73E2">
              <w:rPr>
                <w:rFonts w:ascii="Arial" w:hAnsi="Arial" w:cs="Arial"/>
              </w:rPr>
              <w:t>mác</w:t>
            </w:r>
            <w:proofErr w:type="spellEnd"/>
          </w:p>
        </w:tc>
        <w:tc>
          <w:tcPr>
            <w:tcW w:w="539" w:type="dxa"/>
            <w:vAlign w:val="center"/>
          </w:tcPr>
          <w:p w14:paraId="63BEE039" w14:textId="77777777" w:rsidR="00CF2477" w:rsidRPr="003D73E2" w:rsidRDefault="00CF2477" w:rsidP="00007724">
            <w:pPr>
              <w:spacing w:after="120"/>
              <w:jc w:val="center"/>
              <w:rPr>
                <w:rFonts w:ascii="Arial" w:hAnsi="Arial" w:cs="Arial"/>
              </w:rPr>
            </w:pPr>
            <w:r w:rsidRPr="003D73E2">
              <w:rPr>
                <w:rFonts w:ascii="Arial" w:hAnsi="Arial" w:cs="Arial"/>
              </w:rPr>
              <w:t>21</w:t>
            </w:r>
          </w:p>
        </w:tc>
      </w:tr>
      <w:tr w:rsidR="00CF2477" w:rsidRPr="003D73E2" w14:paraId="20EFB118" w14:textId="77777777">
        <w:tblPrEx>
          <w:tblCellMar>
            <w:top w:w="0" w:type="dxa"/>
            <w:bottom w:w="0" w:type="dxa"/>
          </w:tblCellMar>
        </w:tblPrEx>
        <w:trPr>
          <w:trHeight w:val="425"/>
        </w:trPr>
        <w:tc>
          <w:tcPr>
            <w:tcW w:w="1248" w:type="dxa"/>
            <w:vAlign w:val="center"/>
          </w:tcPr>
          <w:p w14:paraId="7DD43FCF" w14:textId="77777777" w:rsidR="00CF2477" w:rsidRPr="003D73E2" w:rsidRDefault="00CF2477" w:rsidP="00007724">
            <w:pPr>
              <w:spacing w:after="120"/>
              <w:jc w:val="center"/>
              <w:rPr>
                <w:rFonts w:ascii="Arial" w:hAnsi="Arial" w:cs="Arial"/>
              </w:rPr>
            </w:pPr>
            <w:r w:rsidRPr="003D73E2">
              <w:rPr>
                <w:rFonts w:ascii="Arial" w:hAnsi="Arial" w:cs="Arial"/>
              </w:rPr>
              <w:t>5.2</w:t>
            </w:r>
          </w:p>
        </w:tc>
        <w:tc>
          <w:tcPr>
            <w:tcW w:w="7813" w:type="dxa"/>
            <w:vAlign w:val="center"/>
          </w:tcPr>
          <w:p w14:paraId="52A0E122" w14:textId="77777777" w:rsidR="00CF2477" w:rsidRPr="003D73E2" w:rsidRDefault="00CF2477" w:rsidP="00007724">
            <w:pPr>
              <w:spacing w:after="120"/>
              <w:rPr>
                <w:rFonts w:ascii="Arial" w:hAnsi="Arial" w:cs="Arial"/>
              </w:rPr>
            </w:pP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kích</w:t>
            </w:r>
            <w:proofErr w:type="spellEnd"/>
            <w:r w:rsidRPr="003D73E2">
              <w:rPr>
                <w:rFonts w:ascii="Arial" w:hAnsi="Arial" w:cs="Arial"/>
              </w:rPr>
              <w:t xml:space="preserve"> </w:t>
            </w:r>
            <w:proofErr w:type="spellStart"/>
            <w:r w:rsidRPr="003D73E2">
              <w:rPr>
                <w:rFonts w:ascii="Arial" w:hAnsi="Arial" w:cs="Arial"/>
              </w:rPr>
              <w:t>thước</w:t>
            </w:r>
            <w:proofErr w:type="spellEnd"/>
            <w:r w:rsidRPr="003D73E2">
              <w:rPr>
                <w:rFonts w:ascii="Arial" w:hAnsi="Arial" w:cs="Arial"/>
              </w:rPr>
              <w:t xml:space="preserve"> </w:t>
            </w:r>
            <w:proofErr w:type="spellStart"/>
            <w:r w:rsidRPr="003D73E2">
              <w:rPr>
                <w:rFonts w:ascii="Arial" w:hAnsi="Arial" w:cs="Arial"/>
              </w:rPr>
              <w:t>sản</w:t>
            </w:r>
            <w:proofErr w:type="spellEnd"/>
            <w:r w:rsidRPr="003D73E2">
              <w:rPr>
                <w:rFonts w:ascii="Arial" w:hAnsi="Arial" w:cs="Arial"/>
              </w:rPr>
              <w:t xml:space="preserve"> </w:t>
            </w:r>
            <w:proofErr w:type="spellStart"/>
            <w:r w:rsidRPr="003D73E2">
              <w:rPr>
                <w:rFonts w:ascii="Arial" w:hAnsi="Arial" w:cs="Arial"/>
              </w:rPr>
              <w:t>phẩm</w:t>
            </w:r>
            <w:proofErr w:type="spellEnd"/>
          </w:p>
        </w:tc>
        <w:tc>
          <w:tcPr>
            <w:tcW w:w="539" w:type="dxa"/>
            <w:vAlign w:val="center"/>
          </w:tcPr>
          <w:p w14:paraId="00E9B5CA" w14:textId="77777777" w:rsidR="00CF2477" w:rsidRPr="003D73E2" w:rsidRDefault="00CF2477" w:rsidP="00007724">
            <w:pPr>
              <w:spacing w:after="120"/>
              <w:jc w:val="center"/>
              <w:rPr>
                <w:rFonts w:ascii="Arial" w:hAnsi="Arial" w:cs="Arial"/>
              </w:rPr>
            </w:pPr>
            <w:r w:rsidRPr="003D73E2">
              <w:rPr>
                <w:rFonts w:ascii="Arial" w:hAnsi="Arial" w:cs="Arial"/>
              </w:rPr>
              <w:t>21</w:t>
            </w:r>
          </w:p>
        </w:tc>
      </w:tr>
      <w:tr w:rsidR="00CF2477" w:rsidRPr="003D73E2" w14:paraId="59089F63" w14:textId="77777777">
        <w:tblPrEx>
          <w:tblCellMar>
            <w:top w:w="0" w:type="dxa"/>
            <w:bottom w:w="0" w:type="dxa"/>
          </w:tblCellMar>
        </w:tblPrEx>
        <w:trPr>
          <w:trHeight w:val="425"/>
        </w:trPr>
        <w:tc>
          <w:tcPr>
            <w:tcW w:w="1248" w:type="dxa"/>
            <w:vAlign w:val="center"/>
          </w:tcPr>
          <w:p w14:paraId="2669ADBA" w14:textId="77777777" w:rsidR="00CF2477" w:rsidRPr="003D73E2" w:rsidRDefault="00CF2477" w:rsidP="00007724">
            <w:pPr>
              <w:spacing w:after="120"/>
              <w:jc w:val="center"/>
              <w:rPr>
                <w:rFonts w:ascii="Arial" w:hAnsi="Arial" w:cs="Arial"/>
              </w:rPr>
            </w:pPr>
            <w:r w:rsidRPr="003D73E2">
              <w:rPr>
                <w:rFonts w:ascii="Arial" w:hAnsi="Arial" w:cs="Arial"/>
              </w:rPr>
              <w:t>5.3</w:t>
            </w:r>
          </w:p>
        </w:tc>
        <w:tc>
          <w:tcPr>
            <w:tcW w:w="7813" w:type="dxa"/>
            <w:vAlign w:val="center"/>
          </w:tcPr>
          <w:p w14:paraId="3F3A8CE7" w14:textId="77777777" w:rsidR="00CF2477" w:rsidRPr="003D73E2" w:rsidRDefault="00CF2477" w:rsidP="00007724">
            <w:pPr>
              <w:spacing w:after="120"/>
              <w:rPr>
                <w:rFonts w:ascii="Arial" w:hAnsi="Arial" w:cs="Arial"/>
              </w:rPr>
            </w:pPr>
            <w:proofErr w:type="spellStart"/>
            <w:r w:rsidRPr="003D73E2">
              <w:rPr>
                <w:rFonts w:ascii="Arial" w:hAnsi="Arial" w:cs="Arial"/>
              </w:rPr>
              <w:t>Kiểm</w:t>
            </w:r>
            <w:proofErr w:type="spellEnd"/>
            <w:r w:rsidRPr="003D73E2">
              <w:rPr>
                <w:rFonts w:ascii="Arial" w:hAnsi="Arial" w:cs="Arial"/>
              </w:rPr>
              <w:t xml:space="preserve"> </w:t>
            </w:r>
            <w:proofErr w:type="spellStart"/>
            <w:r w:rsidRPr="003D73E2">
              <w:rPr>
                <w:rFonts w:ascii="Arial" w:hAnsi="Arial" w:cs="Arial"/>
              </w:rPr>
              <w:t>tra</w:t>
            </w:r>
            <w:proofErr w:type="spellEnd"/>
            <w:r w:rsidRPr="003D73E2">
              <w:rPr>
                <w:rFonts w:ascii="Arial" w:hAnsi="Arial" w:cs="Arial"/>
              </w:rPr>
              <w:t xml:space="preserve"> </w:t>
            </w:r>
            <w:proofErr w:type="spellStart"/>
            <w:r w:rsidRPr="003D73E2">
              <w:rPr>
                <w:rFonts w:ascii="Arial" w:hAnsi="Arial" w:cs="Arial"/>
              </w:rPr>
              <w:t>cường</w:t>
            </w:r>
            <w:proofErr w:type="spellEnd"/>
            <w:r w:rsidRPr="003D73E2">
              <w:rPr>
                <w:rFonts w:ascii="Arial" w:hAnsi="Arial" w:cs="Arial"/>
              </w:rPr>
              <w:t xml:space="preserve"> </w:t>
            </w:r>
            <w:proofErr w:type="spellStart"/>
            <w:r w:rsidRPr="003D73E2">
              <w:rPr>
                <w:rFonts w:ascii="Arial" w:hAnsi="Arial" w:cs="Arial"/>
              </w:rPr>
              <w:t>độ</w:t>
            </w:r>
            <w:proofErr w:type="spellEnd"/>
            <w:r w:rsidRPr="003D73E2">
              <w:rPr>
                <w:rFonts w:ascii="Arial" w:hAnsi="Arial" w:cs="Arial"/>
              </w:rPr>
              <w:t xml:space="preserve"> </w:t>
            </w:r>
            <w:proofErr w:type="spellStart"/>
            <w:r w:rsidRPr="003D73E2">
              <w:rPr>
                <w:rFonts w:ascii="Arial" w:hAnsi="Arial" w:cs="Arial"/>
              </w:rPr>
              <w:t>bê</w:t>
            </w:r>
            <w:proofErr w:type="spellEnd"/>
            <w:r w:rsidRPr="003D73E2">
              <w:rPr>
                <w:rFonts w:ascii="Arial" w:hAnsi="Arial" w:cs="Arial"/>
              </w:rPr>
              <w:t xml:space="preserve"> </w:t>
            </w:r>
            <w:proofErr w:type="spellStart"/>
            <w:r w:rsidRPr="003D73E2">
              <w:rPr>
                <w:rFonts w:ascii="Arial" w:hAnsi="Arial" w:cs="Arial"/>
              </w:rPr>
              <w:t>tông</w:t>
            </w:r>
            <w:proofErr w:type="spellEnd"/>
          </w:p>
        </w:tc>
        <w:tc>
          <w:tcPr>
            <w:tcW w:w="539" w:type="dxa"/>
            <w:vAlign w:val="center"/>
          </w:tcPr>
          <w:p w14:paraId="443C5152" w14:textId="77777777" w:rsidR="00CF2477" w:rsidRPr="003D73E2" w:rsidRDefault="00CF2477" w:rsidP="00007724">
            <w:pPr>
              <w:spacing w:after="120"/>
              <w:jc w:val="center"/>
              <w:rPr>
                <w:rFonts w:ascii="Arial" w:hAnsi="Arial" w:cs="Arial"/>
              </w:rPr>
            </w:pPr>
            <w:r w:rsidRPr="003D73E2">
              <w:rPr>
                <w:rFonts w:ascii="Arial" w:hAnsi="Arial" w:cs="Arial"/>
              </w:rPr>
              <w:t>22</w:t>
            </w:r>
          </w:p>
        </w:tc>
      </w:tr>
      <w:tr w:rsidR="00CF2477" w:rsidRPr="003D73E2" w14:paraId="58E8E4E8" w14:textId="77777777">
        <w:tblPrEx>
          <w:tblCellMar>
            <w:top w:w="0" w:type="dxa"/>
            <w:bottom w:w="0" w:type="dxa"/>
          </w:tblCellMar>
        </w:tblPrEx>
        <w:trPr>
          <w:trHeight w:val="425"/>
        </w:trPr>
        <w:tc>
          <w:tcPr>
            <w:tcW w:w="1248" w:type="dxa"/>
            <w:vAlign w:val="center"/>
          </w:tcPr>
          <w:p w14:paraId="3AD788AF" w14:textId="77777777" w:rsidR="00CF2477" w:rsidRPr="003D73E2" w:rsidRDefault="00CF2477" w:rsidP="00007724">
            <w:pPr>
              <w:spacing w:after="120"/>
              <w:jc w:val="center"/>
              <w:rPr>
                <w:rFonts w:ascii="Arial" w:hAnsi="Arial" w:cs="Arial"/>
              </w:rPr>
            </w:pPr>
            <w:r w:rsidRPr="003D73E2">
              <w:rPr>
                <w:rFonts w:ascii="Arial" w:hAnsi="Arial" w:cs="Arial"/>
              </w:rPr>
              <w:t>5.4</w:t>
            </w:r>
          </w:p>
        </w:tc>
        <w:tc>
          <w:tcPr>
            <w:tcW w:w="7813" w:type="dxa"/>
            <w:vAlign w:val="center"/>
          </w:tcPr>
          <w:p w14:paraId="79A374BE" w14:textId="77777777" w:rsidR="00CF2477" w:rsidRPr="003D73E2" w:rsidRDefault="00CF2477" w:rsidP="00007724">
            <w:pPr>
              <w:spacing w:after="120"/>
              <w:rPr>
                <w:rFonts w:ascii="Arial" w:hAnsi="Arial" w:cs="Arial"/>
              </w:rPr>
            </w:pPr>
            <w:proofErr w:type="spellStart"/>
            <w:r w:rsidRPr="003D73E2">
              <w:rPr>
                <w:rFonts w:ascii="Arial" w:hAnsi="Arial" w:cs="Arial"/>
              </w:rPr>
              <w:t>Thử</w:t>
            </w:r>
            <w:proofErr w:type="spellEnd"/>
            <w:r w:rsidRPr="003D73E2">
              <w:rPr>
                <w:rFonts w:ascii="Arial" w:hAnsi="Arial" w:cs="Arial"/>
              </w:rPr>
              <w:t xml:space="preserve"> </w:t>
            </w:r>
            <w:proofErr w:type="spellStart"/>
            <w:r w:rsidRPr="003D73E2">
              <w:rPr>
                <w:rFonts w:ascii="Arial" w:hAnsi="Arial" w:cs="Arial"/>
              </w:rPr>
              <w:t>khả</w:t>
            </w:r>
            <w:proofErr w:type="spellEnd"/>
            <w:r w:rsidRPr="003D73E2">
              <w:rPr>
                <w:rFonts w:ascii="Arial" w:hAnsi="Arial" w:cs="Arial"/>
              </w:rPr>
              <w:t xml:space="preserve"> </w:t>
            </w:r>
            <w:proofErr w:type="spellStart"/>
            <w:r w:rsidRPr="003D73E2">
              <w:rPr>
                <w:rFonts w:ascii="Arial" w:hAnsi="Arial" w:cs="Arial"/>
              </w:rPr>
              <w:t>năng</w:t>
            </w:r>
            <w:proofErr w:type="spellEnd"/>
            <w:r w:rsidRPr="003D73E2">
              <w:rPr>
                <w:rFonts w:ascii="Arial" w:hAnsi="Arial" w:cs="Arial"/>
              </w:rPr>
              <w:t xml:space="preserve"> </w:t>
            </w:r>
            <w:proofErr w:type="spellStart"/>
            <w:r w:rsidRPr="003D73E2">
              <w:rPr>
                <w:rFonts w:ascii="Arial" w:hAnsi="Arial" w:cs="Arial"/>
              </w:rPr>
              <w:t>chịu</w:t>
            </w:r>
            <w:proofErr w:type="spellEnd"/>
            <w:r w:rsidRPr="003D73E2">
              <w:rPr>
                <w:rFonts w:ascii="Arial" w:hAnsi="Arial" w:cs="Arial"/>
              </w:rPr>
              <w:t xml:space="preserve"> </w:t>
            </w:r>
            <w:proofErr w:type="spellStart"/>
            <w:r w:rsidRPr="003D73E2">
              <w:rPr>
                <w:rFonts w:ascii="Arial" w:hAnsi="Arial" w:cs="Arial"/>
              </w:rPr>
              <w:t>tải</w:t>
            </w:r>
            <w:proofErr w:type="spellEnd"/>
          </w:p>
        </w:tc>
        <w:tc>
          <w:tcPr>
            <w:tcW w:w="539" w:type="dxa"/>
            <w:vAlign w:val="center"/>
          </w:tcPr>
          <w:p w14:paraId="0EC28EB1" w14:textId="77777777" w:rsidR="00CF2477" w:rsidRPr="003D73E2" w:rsidRDefault="00CF2477" w:rsidP="00007724">
            <w:pPr>
              <w:spacing w:after="120"/>
              <w:jc w:val="center"/>
              <w:rPr>
                <w:rFonts w:ascii="Arial" w:hAnsi="Arial" w:cs="Arial"/>
              </w:rPr>
            </w:pPr>
            <w:r w:rsidRPr="003D73E2">
              <w:rPr>
                <w:rFonts w:ascii="Arial" w:hAnsi="Arial" w:cs="Arial"/>
              </w:rPr>
              <w:t>22</w:t>
            </w:r>
          </w:p>
        </w:tc>
      </w:tr>
      <w:tr w:rsidR="00CF2477" w:rsidRPr="003D73E2" w14:paraId="338F1F17" w14:textId="77777777">
        <w:tblPrEx>
          <w:tblCellMar>
            <w:top w:w="0" w:type="dxa"/>
            <w:bottom w:w="0" w:type="dxa"/>
          </w:tblCellMar>
        </w:tblPrEx>
        <w:trPr>
          <w:trHeight w:val="425"/>
        </w:trPr>
        <w:tc>
          <w:tcPr>
            <w:tcW w:w="1248" w:type="dxa"/>
            <w:vAlign w:val="center"/>
          </w:tcPr>
          <w:p w14:paraId="79A2727E" w14:textId="77777777" w:rsidR="00CF2477" w:rsidRPr="003D73E2" w:rsidRDefault="00CF2477" w:rsidP="00007724">
            <w:pPr>
              <w:spacing w:after="120"/>
              <w:rPr>
                <w:rFonts w:ascii="Arial" w:hAnsi="Arial" w:cs="Arial"/>
                <w:b/>
                <w:bCs/>
              </w:rPr>
            </w:pPr>
            <w:r w:rsidRPr="003D73E2">
              <w:rPr>
                <w:rFonts w:ascii="Arial" w:hAnsi="Arial" w:cs="Arial"/>
                <w:b/>
                <w:bCs/>
              </w:rPr>
              <w:t>6</w:t>
            </w:r>
          </w:p>
        </w:tc>
        <w:tc>
          <w:tcPr>
            <w:tcW w:w="7813" w:type="dxa"/>
            <w:vAlign w:val="center"/>
          </w:tcPr>
          <w:p w14:paraId="680F4049" w14:textId="77777777" w:rsidR="00CF2477" w:rsidRPr="003D73E2" w:rsidRDefault="00CF2477" w:rsidP="00007724">
            <w:pPr>
              <w:spacing w:after="120"/>
              <w:rPr>
                <w:rFonts w:ascii="Arial" w:hAnsi="Arial" w:cs="Arial"/>
              </w:rPr>
            </w:pPr>
            <w:proofErr w:type="spellStart"/>
            <w:r w:rsidRPr="003D73E2">
              <w:rPr>
                <w:rFonts w:ascii="Arial" w:hAnsi="Arial" w:cs="Arial"/>
              </w:rPr>
              <w:t>Ghi</w:t>
            </w:r>
            <w:proofErr w:type="spellEnd"/>
            <w:r w:rsidRPr="003D73E2">
              <w:rPr>
                <w:rFonts w:ascii="Arial" w:hAnsi="Arial" w:cs="Arial"/>
              </w:rPr>
              <w:t xml:space="preserve"> </w:t>
            </w:r>
            <w:proofErr w:type="spellStart"/>
            <w:r w:rsidRPr="003D73E2">
              <w:rPr>
                <w:rFonts w:ascii="Arial" w:hAnsi="Arial" w:cs="Arial"/>
              </w:rPr>
              <w:t>nhãn</w:t>
            </w:r>
            <w:proofErr w:type="spellEnd"/>
            <w:r w:rsidRPr="003D73E2">
              <w:rPr>
                <w:rFonts w:ascii="Arial" w:hAnsi="Arial" w:cs="Arial"/>
              </w:rPr>
              <w:t xml:space="preserve">, </w:t>
            </w:r>
            <w:proofErr w:type="spellStart"/>
            <w:r w:rsidRPr="003D73E2">
              <w:rPr>
                <w:rFonts w:ascii="Arial" w:hAnsi="Arial" w:cs="Arial"/>
              </w:rPr>
              <w:t>bảo</w:t>
            </w:r>
            <w:proofErr w:type="spellEnd"/>
            <w:r w:rsidRPr="003D73E2">
              <w:rPr>
                <w:rFonts w:ascii="Arial" w:hAnsi="Arial" w:cs="Arial"/>
              </w:rPr>
              <w:t xml:space="preserve"> </w:t>
            </w:r>
            <w:proofErr w:type="spellStart"/>
            <w:r w:rsidRPr="003D73E2">
              <w:rPr>
                <w:rFonts w:ascii="Arial" w:hAnsi="Arial" w:cs="Arial"/>
              </w:rPr>
              <w:t>quản</w:t>
            </w:r>
            <w:proofErr w:type="spellEnd"/>
            <w:r w:rsidRPr="003D73E2">
              <w:rPr>
                <w:rFonts w:ascii="Arial" w:hAnsi="Arial" w:cs="Arial"/>
              </w:rPr>
              <w:t xml:space="preserve"> </w:t>
            </w:r>
            <w:proofErr w:type="spellStart"/>
            <w:r w:rsidRPr="003D73E2">
              <w:rPr>
                <w:rFonts w:ascii="Arial" w:hAnsi="Arial" w:cs="Arial"/>
              </w:rPr>
              <w:t>và</w:t>
            </w:r>
            <w:proofErr w:type="spellEnd"/>
            <w:r w:rsidRPr="003D73E2">
              <w:rPr>
                <w:rFonts w:ascii="Arial" w:hAnsi="Arial" w:cs="Arial"/>
              </w:rPr>
              <w:t xml:space="preserve"> </w:t>
            </w:r>
            <w:proofErr w:type="spellStart"/>
            <w:r w:rsidRPr="003D73E2">
              <w:rPr>
                <w:rFonts w:ascii="Arial" w:hAnsi="Arial" w:cs="Arial"/>
              </w:rPr>
              <w:t>vận</w:t>
            </w:r>
            <w:proofErr w:type="spellEnd"/>
            <w:r w:rsidRPr="003D73E2">
              <w:rPr>
                <w:rFonts w:ascii="Arial" w:hAnsi="Arial" w:cs="Arial"/>
              </w:rPr>
              <w:t xml:space="preserve"> </w:t>
            </w:r>
            <w:proofErr w:type="spellStart"/>
            <w:r w:rsidRPr="003D73E2">
              <w:rPr>
                <w:rFonts w:ascii="Arial" w:hAnsi="Arial" w:cs="Arial"/>
              </w:rPr>
              <w:t>chuyển</w:t>
            </w:r>
            <w:proofErr w:type="spellEnd"/>
          </w:p>
        </w:tc>
        <w:tc>
          <w:tcPr>
            <w:tcW w:w="539" w:type="dxa"/>
            <w:vAlign w:val="center"/>
          </w:tcPr>
          <w:p w14:paraId="2C221BBE" w14:textId="77777777" w:rsidR="00CF2477" w:rsidRPr="003D73E2" w:rsidRDefault="00CF2477" w:rsidP="00007724">
            <w:pPr>
              <w:spacing w:after="120"/>
              <w:jc w:val="center"/>
              <w:rPr>
                <w:rFonts w:ascii="Arial" w:hAnsi="Arial" w:cs="Arial"/>
              </w:rPr>
            </w:pPr>
            <w:r w:rsidRPr="003D73E2">
              <w:rPr>
                <w:rFonts w:ascii="Arial" w:hAnsi="Arial" w:cs="Arial"/>
              </w:rPr>
              <w:t>22</w:t>
            </w:r>
          </w:p>
        </w:tc>
      </w:tr>
    </w:tbl>
    <w:p w14:paraId="14A891BF" w14:textId="77777777" w:rsidR="00E93DC6" w:rsidRPr="003D73E2" w:rsidRDefault="00E93DC6" w:rsidP="00007724">
      <w:pPr>
        <w:numPr>
          <w:ins w:id="19" w:author="Unknown"/>
        </w:numPr>
        <w:spacing w:after="120"/>
        <w:rPr>
          <w:rFonts w:ascii="Arial" w:hAnsi="Arial" w:cs="Arial"/>
          <w:lang w:val="pt-PT"/>
        </w:rPr>
      </w:pPr>
    </w:p>
    <w:sectPr w:rsidR="00E93DC6" w:rsidRPr="003D73E2" w:rsidSect="003C7577">
      <w:headerReference w:type="default" r:id="rId21"/>
      <w:footerReference w:type="default" r:id="rId22"/>
      <w:type w:val="oddPage"/>
      <w:pgSz w:w="11907" w:h="16840" w:code="9"/>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9734" w14:textId="77777777" w:rsidR="009B0A05" w:rsidRDefault="009B0A05">
      <w:r>
        <w:separator/>
      </w:r>
    </w:p>
  </w:endnote>
  <w:endnote w:type="continuationSeparator" w:id="0">
    <w:p w14:paraId="7576A7CC" w14:textId="77777777" w:rsidR="009B0A05" w:rsidRDefault="009B0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VnArial">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3F62" w14:textId="77777777" w:rsidR="00AF7D22" w:rsidRDefault="00AF7D22">
    <w:pPr>
      <w:pStyle w:val="Footer"/>
      <w:widowControl w:val="0"/>
      <w:numPr>
        <w:ins w:id="21" w:author="VNN.R9" w:date="2006-04-11T09:12:00Z"/>
      </w:numP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3BC2" w14:textId="77777777" w:rsidR="009B0A05" w:rsidRDefault="009B0A05">
      <w:r>
        <w:separator/>
      </w:r>
    </w:p>
  </w:footnote>
  <w:footnote w:type="continuationSeparator" w:id="0">
    <w:p w14:paraId="41FCA5B9" w14:textId="77777777" w:rsidR="009B0A05" w:rsidRDefault="009B0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C236" w14:textId="77777777" w:rsidR="00AF7D22" w:rsidRPr="00042BE0" w:rsidRDefault="00AF7D22" w:rsidP="00042BE0">
    <w:pPr>
      <w:pStyle w:val="Header"/>
      <w:numPr>
        <w:ins w:id="20" w:author="Unknown"/>
      </w:num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1E69A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C627D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7CD6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9E5E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D0473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B0212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1465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D60D8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74C0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FEAB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E4791"/>
    <w:multiLevelType w:val="multilevel"/>
    <w:tmpl w:val="B0FAFD10"/>
    <w:lvl w:ilvl="0">
      <w:start w:val="4"/>
      <w:numFmt w:val="decimal"/>
      <w:lvlText w:val="%1."/>
      <w:lvlJc w:val="left"/>
      <w:pPr>
        <w:tabs>
          <w:tab w:val="num" w:pos="780"/>
        </w:tabs>
        <w:ind w:left="780" w:hanging="780"/>
      </w:pPr>
      <w:rPr>
        <w:rFonts w:hint="default"/>
        <w:u w:val="none"/>
      </w:rPr>
    </w:lvl>
    <w:lvl w:ilvl="1">
      <w:start w:val="5"/>
      <w:numFmt w:val="decimal"/>
      <w:lvlText w:val="%1.%2."/>
      <w:lvlJc w:val="left"/>
      <w:pPr>
        <w:tabs>
          <w:tab w:val="num" w:pos="780"/>
        </w:tabs>
        <w:ind w:left="780" w:hanging="780"/>
      </w:pPr>
      <w:rPr>
        <w:rFonts w:hint="default"/>
        <w:u w:val="none"/>
      </w:rPr>
    </w:lvl>
    <w:lvl w:ilvl="2">
      <w:start w:val="2"/>
      <w:numFmt w:val="decimal"/>
      <w:lvlText w:val="%1.%2.%3."/>
      <w:lvlJc w:val="left"/>
      <w:pPr>
        <w:tabs>
          <w:tab w:val="num" w:pos="780"/>
        </w:tabs>
        <w:ind w:left="780" w:hanging="780"/>
      </w:pPr>
      <w:rPr>
        <w:rFonts w:hint="default"/>
        <w:u w:val="none"/>
      </w:rPr>
    </w:lvl>
    <w:lvl w:ilvl="3">
      <w:start w:val="1"/>
      <w:numFmt w:val="decimal"/>
      <w:lvlText w:val="%1.%2.%3.%4."/>
      <w:lvlJc w:val="left"/>
      <w:pPr>
        <w:tabs>
          <w:tab w:val="num" w:pos="780"/>
        </w:tabs>
        <w:ind w:left="780" w:hanging="7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1" w15:restartNumberingAfterBreak="0">
    <w:nsid w:val="04055640"/>
    <w:multiLevelType w:val="hybridMultilevel"/>
    <w:tmpl w:val="7A30DF2E"/>
    <w:lvl w:ilvl="0" w:tplc="232E076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7516309"/>
    <w:multiLevelType w:val="multilevel"/>
    <w:tmpl w:val="492214A8"/>
    <w:lvl w:ilvl="0">
      <w:start w:val="4"/>
      <w:numFmt w:val="decimal"/>
      <w:lvlText w:val="%1."/>
      <w:lvlJc w:val="left"/>
      <w:pPr>
        <w:tabs>
          <w:tab w:val="num" w:pos="780"/>
        </w:tabs>
        <w:ind w:left="780" w:hanging="780"/>
      </w:pPr>
      <w:rPr>
        <w:rFonts w:hint="default"/>
        <w:u w:val="none"/>
      </w:rPr>
    </w:lvl>
    <w:lvl w:ilvl="1">
      <w:start w:val="7"/>
      <w:numFmt w:val="decimal"/>
      <w:lvlText w:val="%1.%2."/>
      <w:lvlJc w:val="left"/>
      <w:pPr>
        <w:tabs>
          <w:tab w:val="num" w:pos="780"/>
        </w:tabs>
        <w:ind w:left="780" w:hanging="780"/>
      </w:pPr>
      <w:rPr>
        <w:rFonts w:hint="default"/>
        <w:u w:val="none"/>
      </w:rPr>
    </w:lvl>
    <w:lvl w:ilvl="2">
      <w:start w:val="1"/>
      <w:numFmt w:val="decimal"/>
      <w:lvlText w:val="%1.%2.%3."/>
      <w:lvlJc w:val="left"/>
      <w:pPr>
        <w:tabs>
          <w:tab w:val="num" w:pos="780"/>
        </w:tabs>
        <w:ind w:left="780" w:hanging="780"/>
      </w:pPr>
      <w:rPr>
        <w:rFonts w:hint="default"/>
        <w:u w:val="none"/>
      </w:rPr>
    </w:lvl>
    <w:lvl w:ilvl="3">
      <w:start w:val="1"/>
      <w:numFmt w:val="decimal"/>
      <w:lvlText w:val="%1.%2.%3.%4."/>
      <w:lvlJc w:val="left"/>
      <w:pPr>
        <w:tabs>
          <w:tab w:val="num" w:pos="780"/>
        </w:tabs>
        <w:ind w:left="780" w:hanging="7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13" w15:restartNumberingAfterBreak="0">
    <w:nsid w:val="0A7E2764"/>
    <w:multiLevelType w:val="hybridMultilevel"/>
    <w:tmpl w:val="A98A7D38"/>
    <w:lvl w:ilvl="0" w:tplc="323EE2A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EEE0124"/>
    <w:multiLevelType w:val="hybridMultilevel"/>
    <w:tmpl w:val="30942716"/>
    <w:lvl w:ilvl="0" w:tplc="03A8B66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25208F"/>
    <w:multiLevelType w:val="multilevel"/>
    <w:tmpl w:val="6BD4335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150D3930"/>
    <w:multiLevelType w:val="hybridMultilevel"/>
    <w:tmpl w:val="E38CFD98"/>
    <w:lvl w:ilvl="0" w:tplc="0DA6EFD8">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7" w15:restartNumberingAfterBreak="0">
    <w:nsid w:val="156E54AB"/>
    <w:multiLevelType w:val="hybridMultilevel"/>
    <w:tmpl w:val="807A4792"/>
    <w:lvl w:ilvl="0" w:tplc="DCE01720">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180D5502"/>
    <w:multiLevelType w:val="hybridMultilevel"/>
    <w:tmpl w:val="C9C87634"/>
    <w:lvl w:ilvl="0" w:tplc="031499B2">
      <w:start w:val="4"/>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1C0700A0"/>
    <w:multiLevelType w:val="hybridMultilevel"/>
    <w:tmpl w:val="BA6C38C0"/>
    <w:lvl w:ilvl="0" w:tplc="0374C15E">
      <w:start w:val="1"/>
      <w:numFmt w:val="decimal"/>
      <w:lvlText w:val="%1."/>
      <w:lvlJc w:val="left"/>
      <w:pPr>
        <w:tabs>
          <w:tab w:val="num" w:pos="1710"/>
        </w:tabs>
        <w:ind w:left="1710" w:hanging="9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1F886304"/>
    <w:multiLevelType w:val="multilevel"/>
    <w:tmpl w:val="9716A4E4"/>
    <w:lvl w:ilvl="0">
      <w:start w:val="4"/>
      <w:numFmt w:val="decimal"/>
      <w:lvlText w:val="%1."/>
      <w:lvlJc w:val="left"/>
      <w:pPr>
        <w:tabs>
          <w:tab w:val="num" w:pos="960"/>
        </w:tabs>
        <w:ind w:left="960" w:hanging="960"/>
      </w:pPr>
      <w:rPr>
        <w:rFonts w:hint="default"/>
        <w:i w:val="0"/>
        <w:u w:val="none"/>
      </w:rPr>
    </w:lvl>
    <w:lvl w:ilvl="1">
      <w:start w:val="1"/>
      <w:numFmt w:val="decimal"/>
      <w:lvlText w:val="%1.%2."/>
      <w:lvlJc w:val="left"/>
      <w:pPr>
        <w:tabs>
          <w:tab w:val="num" w:pos="960"/>
        </w:tabs>
        <w:ind w:left="960" w:hanging="960"/>
      </w:pPr>
      <w:rPr>
        <w:rFonts w:hint="default"/>
        <w:i w:val="0"/>
        <w:u w:val="none"/>
      </w:rPr>
    </w:lvl>
    <w:lvl w:ilvl="2">
      <w:start w:val="1"/>
      <w:numFmt w:val="decimal"/>
      <w:lvlText w:val="%1.%2.%3."/>
      <w:lvlJc w:val="left"/>
      <w:pPr>
        <w:tabs>
          <w:tab w:val="num" w:pos="960"/>
        </w:tabs>
        <w:ind w:left="960" w:hanging="960"/>
      </w:pPr>
      <w:rPr>
        <w:rFonts w:hint="default"/>
        <w:i w:val="0"/>
        <w:u w:val="none"/>
      </w:rPr>
    </w:lvl>
    <w:lvl w:ilvl="3">
      <w:start w:val="1"/>
      <w:numFmt w:val="decimal"/>
      <w:lvlText w:val="%1.%2.%3.%4."/>
      <w:lvlJc w:val="left"/>
      <w:pPr>
        <w:tabs>
          <w:tab w:val="num" w:pos="960"/>
        </w:tabs>
        <w:ind w:left="960" w:hanging="960"/>
      </w:pPr>
      <w:rPr>
        <w:rFonts w:hint="default"/>
        <w:i w:val="0"/>
        <w:u w:val="none"/>
      </w:rPr>
    </w:lvl>
    <w:lvl w:ilvl="4">
      <w:start w:val="1"/>
      <w:numFmt w:val="decimal"/>
      <w:lvlText w:val="%1.%2.%3.%4.%5."/>
      <w:lvlJc w:val="left"/>
      <w:pPr>
        <w:tabs>
          <w:tab w:val="num" w:pos="1080"/>
        </w:tabs>
        <w:ind w:left="1080" w:hanging="1080"/>
      </w:pPr>
      <w:rPr>
        <w:rFonts w:hint="default"/>
        <w:i w:val="0"/>
        <w:u w:val="none"/>
      </w:rPr>
    </w:lvl>
    <w:lvl w:ilvl="5">
      <w:start w:val="1"/>
      <w:numFmt w:val="decimal"/>
      <w:lvlText w:val="%1.%2.%3.%4.%5.%6."/>
      <w:lvlJc w:val="left"/>
      <w:pPr>
        <w:tabs>
          <w:tab w:val="num" w:pos="1080"/>
        </w:tabs>
        <w:ind w:left="1080" w:hanging="1080"/>
      </w:pPr>
      <w:rPr>
        <w:rFonts w:hint="default"/>
        <w:i w:val="0"/>
        <w:u w:val="none"/>
      </w:rPr>
    </w:lvl>
    <w:lvl w:ilvl="6">
      <w:start w:val="1"/>
      <w:numFmt w:val="decimal"/>
      <w:lvlText w:val="%1.%2.%3.%4.%5.%6.%7."/>
      <w:lvlJc w:val="left"/>
      <w:pPr>
        <w:tabs>
          <w:tab w:val="num" w:pos="1440"/>
        </w:tabs>
        <w:ind w:left="1440" w:hanging="1440"/>
      </w:pPr>
      <w:rPr>
        <w:rFonts w:hint="default"/>
        <w:i w:val="0"/>
        <w:u w:val="none"/>
      </w:rPr>
    </w:lvl>
    <w:lvl w:ilvl="7">
      <w:start w:val="1"/>
      <w:numFmt w:val="decimal"/>
      <w:lvlText w:val="%1.%2.%3.%4.%5.%6.%7.%8."/>
      <w:lvlJc w:val="left"/>
      <w:pPr>
        <w:tabs>
          <w:tab w:val="num" w:pos="1440"/>
        </w:tabs>
        <w:ind w:left="1440" w:hanging="1440"/>
      </w:pPr>
      <w:rPr>
        <w:rFonts w:hint="default"/>
        <w:i w:val="0"/>
        <w:u w:val="none"/>
      </w:rPr>
    </w:lvl>
    <w:lvl w:ilvl="8">
      <w:start w:val="1"/>
      <w:numFmt w:val="decimal"/>
      <w:lvlText w:val="%1.%2.%3.%4.%5.%6.%7.%8.%9."/>
      <w:lvlJc w:val="left"/>
      <w:pPr>
        <w:tabs>
          <w:tab w:val="num" w:pos="1800"/>
        </w:tabs>
        <w:ind w:left="1800" w:hanging="1800"/>
      </w:pPr>
      <w:rPr>
        <w:rFonts w:hint="default"/>
        <w:i w:val="0"/>
        <w:u w:val="none"/>
      </w:rPr>
    </w:lvl>
  </w:abstractNum>
  <w:abstractNum w:abstractNumId="21" w15:restartNumberingAfterBreak="0">
    <w:nsid w:val="23052E1D"/>
    <w:multiLevelType w:val="multilevel"/>
    <w:tmpl w:val="BA40D22E"/>
    <w:lvl w:ilvl="0">
      <w:start w:val="6"/>
      <w:numFmt w:val="decimal"/>
      <w:lvlText w:val="%1"/>
      <w:lvlJc w:val="left"/>
      <w:pPr>
        <w:tabs>
          <w:tab w:val="num" w:pos="795"/>
        </w:tabs>
        <w:ind w:left="795" w:hanging="795"/>
      </w:pPr>
      <w:rPr>
        <w:rFonts w:hint="default"/>
      </w:rPr>
    </w:lvl>
    <w:lvl w:ilvl="1">
      <w:start w:val="4"/>
      <w:numFmt w:val="decimal"/>
      <w:lvlText w:val="%1.%2"/>
      <w:lvlJc w:val="left"/>
      <w:pPr>
        <w:tabs>
          <w:tab w:val="num" w:pos="855"/>
        </w:tabs>
        <w:ind w:left="855" w:hanging="795"/>
      </w:pPr>
      <w:rPr>
        <w:rFonts w:hint="default"/>
      </w:rPr>
    </w:lvl>
    <w:lvl w:ilvl="2">
      <w:start w:val="8"/>
      <w:numFmt w:val="decimal"/>
      <w:lvlText w:val="%1.%2.%3"/>
      <w:lvlJc w:val="left"/>
      <w:pPr>
        <w:tabs>
          <w:tab w:val="num" w:pos="915"/>
        </w:tabs>
        <w:ind w:left="915" w:hanging="795"/>
      </w:pPr>
      <w:rPr>
        <w:rFonts w:hint="default"/>
      </w:rPr>
    </w:lvl>
    <w:lvl w:ilvl="3">
      <w:start w:val="1"/>
      <w:numFmt w:val="decimal"/>
      <w:lvlText w:val="%1.%2.%3.%4"/>
      <w:lvlJc w:val="left"/>
      <w:pPr>
        <w:tabs>
          <w:tab w:val="num" w:pos="1260"/>
        </w:tabs>
        <w:ind w:left="1260" w:hanging="1080"/>
      </w:pPr>
      <w:rPr>
        <w:rFonts w:hint="default"/>
      </w:rPr>
    </w:lvl>
    <w:lvl w:ilvl="4">
      <w:start w:val="1"/>
      <w:numFmt w:val="decimal"/>
      <w:lvlText w:val="%1.%2.%3.%4.%5"/>
      <w:lvlJc w:val="left"/>
      <w:pPr>
        <w:tabs>
          <w:tab w:val="num" w:pos="1680"/>
        </w:tabs>
        <w:ind w:left="1680" w:hanging="1440"/>
      </w:pPr>
      <w:rPr>
        <w:rFonts w:hint="default"/>
      </w:rPr>
    </w:lvl>
    <w:lvl w:ilvl="5">
      <w:start w:val="1"/>
      <w:numFmt w:val="decimal"/>
      <w:lvlText w:val="%1.%2.%3.%4.%5.%6"/>
      <w:lvlJc w:val="left"/>
      <w:pPr>
        <w:tabs>
          <w:tab w:val="num" w:pos="1740"/>
        </w:tabs>
        <w:ind w:left="1740" w:hanging="1440"/>
      </w:pPr>
      <w:rPr>
        <w:rFonts w:hint="default"/>
      </w:rPr>
    </w:lvl>
    <w:lvl w:ilvl="6">
      <w:start w:val="1"/>
      <w:numFmt w:val="decimal"/>
      <w:lvlText w:val="%1.%2.%3.%4.%5.%6.%7"/>
      <w:lvlJc w:val="left"/>
      <w:pPr>
        <w:tabs>
          <w:tab w:val="num" w:pos="2160"/>
        </w:tabs>
        <w:ind w:left="2160" w:hanging="1800"/>
      </w:pPr>
      <w:rPr>
        <w:rFonts w:hint="default"/>
      </w:rPr>
    </w:lvl>
    <w:lvl w:ilvl="7">
      <w:start w:val="1"/>
      <w:numFmt w:val="decimal"/>
      <w:lvlText w:val="%1.%2.%3.%4.%5.%6.%7.%8"/>
      <w:lvlJc w:val="left"/>
      <w:pPr>
        <w:tabs>
          <w:tab w:val="num" w:pos="2580"/>
        </w:tabs>
        <w:ind w:left="2580" w:hanging="2160"/>
      </w:pPr>
      <w:rPr>
        <w:rFonts w:hint="default"/>
      </w:rPr>
    </w:lvl>
    <w:lvl w:ilvl="8">
      <w:start w:val="1"/>
      <w:numFmt w:val="decimal"/>
      <w:lvlText w:val="%1.%2.%3.%4.%5.%6.%7.%8.%9"/>
      <w:lvlJc w:val="left"/>
      <w:pPr>
        <w:tabs>
          <w:tab w:val="num" w:pos="2640"/>
        </w:tabs>
        <w:ind w:left="2640" w:hanging="2160"/>
      </w:pPr>
      <w:rPr>
        <w:rFonts w:hint="default"/>
      </w:rPr>
    </w:lvl>
  </w:abstractNum>
  <w:abstractNum w:abstractNumId="22" w15:restartNumberingAfterBreak="0">
    <w:nsid w:val="2B3E2044"/>
    <w:multiLevelType w:val="hybridMultilevel"/>
    <w:tmpl w:val="2ECA5D1A"/>
    <w:lvl w:ilvl="0" w:tplc="323EE2A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2D37468"/>
    <w:multiLevelType w:val="multilevel"/>
    <w:tmpl w:val="37A41FD2"/>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15:restartNumberingAfterBreak="0">
    <w:nsid w:val="33CB2CDF"/>
    <w:multiLevelType w:val="multilevel"/>
    <w:tmpl w:val="603C56E0"/>
    <w:lvl w:ilvl="0">
      <w:start w:val="3"/>
      <w:numFmt w:val="decimal"/>
      <w:lvlText w:val="%1."/>
      <w:lvlJc w:val="left"/>
      <w:pPr>
        <w:tabs>
          <w:tab w:val="num" w:pos="720"/>
        </w:tabs>
        <w:ind w:left="720" w:hanging="720"/>
      </w:pPr>
      <w:rPr>
        <w:rFonts w:hint="default"/>
        <w:b w:val="0"/>
      </w:rPr>
    </w:lvl>
    <w:lvl w:ilvl="1">
      <w:start w:val="5"/>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800"/>
        </w:tabs>
        <w:ind w:left="1800" w:hanging="1800"/>
      </w:pPr>
      <w:rPr>
        <w:rFonts w:hint="default"/>
        <w:b w:val="0"/>
      </w:rPr>
    </w:lvl>
    <w:lvl w:ilvl="8">
      <w:start w:val="1"/>
      <w:numFmt w:val="decimal"/>
      <w:lvlText w:val="%1.%2.%3.%4.%5.%6.%7.%8.%9."/>
      <w:lvlJc w:val="left"/>
      <w:pPr>
        <w:tabs>
          <w:tab w:val="num" w:pos="2160"/>
        </w:tabs>
        <w:ind w:left="2160" w:hanging="2160"/>
      </w:pPr>
      <w:rPr>
        <w:rFonts w:hint="default"/>
        <w:b w:val="0"/>
      </w:rPr>
    </w:lvl>
  </w:abstractNum>
  <w:abstractNum w:abstractNumId="25" w15:restartNumberingAfterBreak="0">
    <w:nsid w:val="3459099D"/>
    <w:multiLevelType w:val="multilevel"/>
    <w:tmpl w:val="E832820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347E0339"/>
    <w:multiLevelType w:val="multilevel"/>
    <w:tmpl w:val="A0F0C8E4"/>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1200"/>
        </w:tabs>
        <w:ind w:left="1200" w:hanging="360"/>
      </w:pPr>
      <w:rPr>
        <w:rFonts w:hint="default"/>
      </w:rPr>
    </w:lvl>
    <w:lvl w:ilvl="2">
      <w:start w:val="1"/>
      <w:numFmt w:val="decimal"/>
      <w:lvlText w:val="%1.%2.%3"/>
      <w:lvlJc w:val="left"/>
      <w:pPr>
        <w:tabs>
          <w:tab w:val="num" w:pos="2400"/>
        </w:tabs>
        <w:ind w:left="240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440"/>
        </w:tabs>
        <w:ind w:left="444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320"/>
        </w:tabs>
        <w:ind w:left="7320" w:hanging="1440"/>
      </w:pPr>
      <w:rPr>
        <w:rFonts w:hint="default"/>
      </w:rPr>
    </w:lvl>
    <w:lvl w:ilvl="8">
      <w:start w:val="1"/>
      <w:numFmt w:val="decimal"/>
      <w:lvlText w:val="%1.%2.%3.%4.%5.%6.%7.%8.%9"/>
      <w:lvlJc w:val="left"/>
      <w:pPr>
        <w:tabs>
          <w:tab w:val="num" w:pos="8520"/>
        </w:tabs>
        <w:ind w:left="8520" w:hanging="1800"/>
      </w:pPr>
      <w:rPr>
        <w:rFonts w:hint="default"/>
      </w:rPr>
    </w:lvl>
  </w:abstractNum>
  <w:abstractNum w:abstractNumId="27" w15:restartNumberingAfterBreak="0">
    <w:nsid w:val="38E3094B"/>
    <w:multiLevelType w:val="hybridMultilevel"/>
    <w:tmpl w:val="23586690"/>
    <w:lvl w:ilvl="0" w:tplc="FECEEF78">
      <w:start w:val="1"/>
      <w:numFmt w:val="decimal"/>
      <w:lvlText w:val="%1."/>
      <w:lvlJc w:val="left"/>
      <w:pPr>
        <w:tabs>
          <w:tab w:val="num" w:pos="720"/>
        </w:tabs>
        <w:ind w:left="720" w:hanging="360"/>
      </w:pPr>
      <w:rPr>
        <w:rFonts w:hint="default"/>
        <w:b/>
      </w:rPr>
    </w:lvl>
    <w:lvl w:ilvl="1" w:tplc="7646CFA8">
      <w:numFmt w:val="none"/>
      <w:lvlText w:val=""/>
      <w:lvlJc w:val="left"/>
      <w:pPr>
        <w:tabs>
          <w:tab w:val="num" w:pos="360"/>
        </w:tabs>
      </w:pPr>
    </w:lvl>
    <w:lvl w:ilvl="2" w:tplc="F1DADC5C">
      <w:numFmt w:val="none"/>
      <w:lvlText w:val=""/>
      <w:lvlJc w:val="left"/>
      <w:pPr>
        <w:tabs>
          <w:tab w:val="num" w:pos="360"/>
        </w:tabs>
      </w:pPr>
    </w:lvl>
    <w:lvl w:ilvl="3" w:tplc="647EAAC4">
      <w:numFmt w:val="none"/>
      <w:lvlText w:val=""/>
      <w:lvlJc w:val="left"/>
      <w:pPr>
        <w:tabs>
          <w:tab w:val="num" w:pos="360"/>
        </w:tabs>
      </w:pPr>
    </w:lvl>
    <w:lvl w:ilvl="4" w:tplc="AE848B68">
      <w:numFmt w:val="none"/>
      <w:lvlText w:val=""/>
      <w:lvlJc w:val="left"/>
      <w:pPr>
        <w:tabs>
          <w:tab w:val="num" w:pos="360"/>
        </w:tabs>
      </w:pPr>
    </w:lvl>
    <w:lvl w:ilvl="5" w:tplc="836C6E6E">
      <w:numFmt w:val="none"/>
      <w:lvlText w:val=""/>
      <w:lvlJc w:val="left"/>
      <w:pPr>
        <w:tabs>
          <w:tab w:val="num" w:pos="360"/>
        </w:tabs>
      </w:pPr>
    </w:lvl>
    <w:lvl w:ilvl="6" w:tplc="FFC00E72">
      <w:numFmt w:val="none"/>
      <w:lvlText w:val=""/>
      <w:lvlJc w:val="left"/>
      <w:pPr>
        <w:tabs>
          <w:tab w:val="num" w:pos="360"/>
        </w:tabs>
      </w:pPr>
    </w:lvl>
    <w:lvl w:ilvl="7" w:tplc="80AA6CDE">
      <w:numFmt w:val="none"/>
      <w:lvlText w:val=""/>
      <w:lvlJc w:val="left"/>
      <w:pPr>
        <w:tabs>
          <w:tab w:val="num" w:pos="360"/>
        </w:tabs>
      </w:pPr>
    </w:lvl>
    <w:lvl w:ilvl="8" w:tplc="12965752">
      <w:numFmt w:val="none"/>
      <w:lvlText w:val=""/>
      <w:lvlJc w:val="left"/>
      <w:pPr>
        <w:tabs>
          <w:tab w:val="num" w:pos="360"/>
        </w:tabs>
      </w:pPr>
    </w:lvl>
  </w:abstractNum>
  <w:abstractNum w:abstractNumId="28" w15:restartNumberingAfterBreak="0">
    <w:nsid w:val="3C5830AB"/>
    <w:multiLevelType w:val="multilevel"/>
    <w:tmpl w:val="EAE02F9A"/>
    <w:lvl w:ilvl="0">
      <w:start w:val="3"/>
      <w:numFmt w:val="decimal"/>
      <w:lvlText w:val="%1."/>
      <w:lvlJc w:val="left"/>
      <w:pPr>
        <w:tabs>
          <w:tab w:val="num" w:pos="660"/>
        </w:tabs>
        <w:ind w:left="660" w:hanging="660"/>
      </w:pPr>
      <w:rPr>
        <w:rFonts w:ascii=".VnTime" w:hAnsi=".VnTime" w:hint="default"/>
        <w:sz w:val="24"/>
      </w:rPr>
    </w:lvl>
    <w:lvl w:ilvl="1">
      <w:start w:val="4"/>
      <w:numFmt w:val="decimal"/>
      <w:lvlText w:val="%1.%2."/>
      <w:lvlJc w:val="left"/>
      <w:pPr>
        <w:tabs>
          <w:tab w:val="num" w:pos="660"/>
        </w:tabs>
        <w:ind w:left="660" w:hanging="660"/>
      </w:pPr>
      <w:rPr>
        <w:rFonts w:ascii=".VnTime" w:hAnsi=".VnTime" w:hint="default"/>
        <w:sz w:val="24"/>
      </w:rPr>
    </w:lvl>
    <w:lvl w:ilvl="2">
      <w:start w:val="1"/>
      <w:numFmt w:val="lowerRoman"/>
      <w:lvlText w:val="%1.%2.%3."/>
      <w:lvlJc w:val="left"/>
      <w:pPr>
        <w:tabs>
          <w:tab w:val="num" w:pos="1080"/>
        </w:tabs>
        <w:ind w:left="1080" w:hanging="1080"/>
      </w:pPr>
      <w:rPr>
        <w:rFonts w:ascii=".VnTime" w:hAnsi=".VnTime" w:hint="default"/>
        <w:sz w:val="24"/>
      </w:rPr>
    </w:lvl>
    <w:lvl w:ilvl="3">
      <w:start w:val="1"/>
      <w:numFmt w:val="decimal"/>
      <w:lvlText w:val="%1.%2.%3.%4."/>
      <w:lvlJc w:val="left"/>
      <w:pPr>
        <w:tabs>
          <w:tab w:val="num" w:pos="720"/>
        </w:tabs>
        <w:ind w:left="720" w:hanging="720"/>
      </w:pPr>
      <w:rPr>
        <w:rFonts w:ascii=".VnTime" w:hAnsi=".VnTime" w:hint="default"/>
        <w:sz w:val="24"/>
      </w:rPr>
    </w:lvl>
    <w:lvl w:ilvl="4">
      <w:start w:val="1"/>
      <w:numFmt w:val="decimal"/>
      <w:lvlText w:val="%1.%2.%3.%4.%5."/>
      <w:lvlJc w:val="left"/>
      <w:pPr>
        <w:tabs>
          <w:tab w:val="num" w:pos="1080"/>
        </w:tabs>
        <w:ind w:left="1080" w:hanging="1080"/>
      </w:pPr>
      <w:rPr>
        <w:rFonts w:ascii=".VnTime" w:hAnsi=".VnTime" w:hint="default"/>
        <w:sz w:val="24"/>
      </w:rPr>
    </w:lvl>
    <w:lvl w:ilvl="5">
      <w:start w:val="1"/>
      <w:numFmt w:val="decimal"/>
      <w:lvlText w:val="%1.%2.%3.%4.%5.%6."/>
      <w:lvlJc w:val="left"/>
      <w:pPr>
        <w:tabs>
          <w:tab w:val="num" w:pos="1080"/>
        </w:tabs>
        <w:ind w:left="1080" w:hanging="1080"/>
      </w:pPr>
      <w:rPr>
        <w:rFonts w:ascii=".VnTime" w:hAnsi=".VnTime" w:hint="default"/>
        <w:sz w:val="24"/>
      </w:rPr>
    </w:lvl>
    <w:lvl w:ilvl="6">
      <w:start w:val="1"/>
      <w:numFmt w:val="decimal"/>
      <w:lvlText w:val="%1.%2.%3.%4.%5.%6.%7."/>
      <w:lvlJc w:val="left"/>
      <w:pPr>
        <w:tabs>
          <w:tab w:val="num" w:pos="1440"/>
        </w:tabs>
        <w:ind w:left="1440" w:hanging="1440"/>
      </w:pPr>
      <w:rPr>
        <w:rFonts w:ascii=".VnTime" w:hAnsi=".VnTime" w:hint="default"/>
        <w:sz w:val="24"/>
      </w:rPr>
    </w:lvl>
    <w:lvl w:ilvl="7">
      <w:start w:val="1"/>
      <w:numFmt w:val="decimal"/>
      <w:lvlText w:val="%1.%2.%3.%4.%5.%6.%7.%8."/>
      <w:lvlJc w:val="left"/>
      <w:pPr>
        <w:tabs>
          <w:tab w:val="num" w:pos="1440"/>
        </w:tabs>
        <w:ind w:left="1440" w:hanging="1440"/>
      </w:pPr>
      <w:rPr>
        <w:rFonts w:ascii=".VnTime" w:hAnsi=".VnTime" w:hint="default"/>
        <w:sz w:val="24"/>
      </w:rPr>
    </w:lvl>
    <w:lvl w:ilvl="8">
      <w:start w:val="1"/>
      <w:numFmt w:val="decimal"/>
      <w:lvlText w:val="%1.%2.%3.%4.%5.%6.%7.%8.%9."/>
      <w:lvlJc w:val="left"/>
      <w:pPr>
        <w:tabs>
          <w:tab w:val="num" w:pos="1800"/>
        </w:tabs>
        <w:ind w:left="1800" w:hanging="1800"/>
      </w:pPr>
      <w:rPr>
        <w:rFonts w:ascii=".VnTime" w:hAnsi=".VnTime" w:hint="default"/>
        <w:sz w:val="24"/>
      </w:rPr>
    </w:lvl>
  </w:abstractNum>
  <w:abstractNum w:abstractNumId="29" w15:restartNumberingAfterBreak="0">
    <w:nsid w:val="3F9504B9"/>
    <w:multiLevelType w:val="multilevel"/>
    <w:tmpl w:val="739C8CB2"/>
    <w:lvl w:ilvl="0">
      <w:start w:val="6"/>
      <w:numFmt w:val="decimal"/>
      <w:lvlText w:val="%1"/>
      <w:lvlJc w:val="left"/>
      <w:pPr>
        <w:tabs>
          <w:tab w:val="num" w:pos="600"/>
        </w:tabs>
        <w:ind w:left="600" w:hanging="600"/>
      </w:pPr>
      <w:rPr>
        <w:rFonts w:hint="default"/>
      </w:rPr>
    </w:lvl>
    <w:lvl w:ilvl="1">
      <w:start w:val="4"/>
      <w:numFmt w:val="decimal"/>
      <w:lvlText w:val="%1.%2"/>
      <w:lvlJc w:val="left"/>
      <w:pPr>
        <w:tabs>
          <w:tab w:val="num" w:pos="660"/>
        </w:tabs>
        <w:ind w:left="660" w:hanging="600"/>
      </w:pPr>
      <w:rPr>
        <w:rFonts w:hint="default"/>
      </w:rPr>
    </w:lvl>
    <w:lvl w:ilvl="2">
      <w:start w:val="5"/>
      <w:numFmt w:val="decimal"/>
      <w:lvlText w:val="%1.%2.%3"/>
      <w:lvlJc w:val="left"/>
      <w:pPr>
        <w:tabs>
          <w:tab w:val="num" w:pos="840"/>
        </w:tabs>
        <w:ind w:left="840" w:hanging="720"/>
      </w:pPr>
      <w:rPr>
        <w:rFonts w:ascii=".VnTimeH" w:hAnsi=".VnTimeH"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30" w15:restartNumberingAfterBreak="0">
    <w:nsid w:val="41E93F9F"/>
    <w:multiLevelType w:val="hybridMultilevel"/>
    <w:tmpl w:val="254C490E"/>
    <w:lvl w:ilvl="0" w:tplc="BFF0117C">
      <w:start w:val="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49807C24"/>
    <w:multiLevelType w:val="hybridMultilevel"/>
    <w:tmpl w:val="C55CE3CC"/>
    <w:lvl w:ilvl="0" w:tplc="B9AA5058">
      <w:start w:val="3"/>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4F386E61"/>
    <w:multiLevelType w:val="multilevel"/>
    <w:tmpl w:val="9EA006DC"/>
    <w:lvl w:ilvl="0">
      <w:start w:val="6"/>
      <w:numFmt w:val="decimal"/>
      <w:lvlText w:val="%1"/>
      <w:lvlJc w:val="left"/>
      <w:pPr>
        <w:tabs>
          <w:tab w:val="num" w:pos="420"/>
        </w:tabs>
        <w:ind w:left="420" w:hanging="420"/>
      </w:pPr>
      <w:rPr>
        <w:rFonts w:hint="default"/>
      </w:rPr>
    </w:lvl>
    <w:lvl w:ilvl="1">
      <w:start w:val="4"/>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4FE66973"/>
    <w:multiLevelType w:val="multilevel"/>
    <w:tmpl w:val="48101FAA"/>
    <w:lvl w:ilvl="0">
      <w:start w:val="5"/>
      <w:numFmt w:val="decimal"/>
      <w:lvlText w:val="%1."/>
      <w:lvlJc w:val="left"/>
      <w:pPr>
        <w:tabs>
          <w:tab w:val="num" w:pos="705"/>
        </w:tabs>
        <w:ind w:left="705" w:hanging="705"/>
      </w:pPr>
      <w:rPr>
        <w:rFonts w:hint="default"/>
        <w:i/>
      </w:rPr>
    </w:lvl>
    <w:lvl w:ilvl="1">
      <w:start w:val="4"/>
      <w:numFmt w:val="decimal"/>
      <w:lvlText w:val="%1.%2."/>
      <w:lvlJc w:val="left"/>
      <w:pPr>
        <w:tabs>
          <w:tab w:val="num" w:pos="720"/>
        </w:tabs>
        <w:ind w:left="720" w:hanging="720"/>
      </w:pPr>
      <w:rPr>
        <w:rFonts w:hint="default"/>
        <w:i/>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1080"/>
        </w:tabs>
        <w:ind w:left="1080" w:hanging="108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440"/>
        </w:tabs>
        <w:ind w:left="1440" w:hanging="144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800"/>
        </w:tabs>
        <w:ind w:left="1800" w:hanging="1800"/>
      </w:pPr>
      <w:rPr>
        <w:rFonts w:hint="default"/>
        <w:i/>
      </w:rPr>
    </w:lvl>
    <w:lvl w:ilvl="8">
      <w:start w:val="1"/>
      <w:numFmt w:val="decimal"/>
      <w:lvlText w:val="%1.%2.%3.%4.%5.%6.%7.%8.%9."/>
      <w:lvlJc w:val="left"/>
      <w:pPr>
        <w:tabs>
          <w:tab w:val="num" w:pos="2160"/>
        </w:tabs>
        <w:ind w:left="2160" w:hanging="2160"/>
      </w:pPr>
      <w:rPr>
        <w:rFonts w:hint="default"/>
        <w:i/>
      </w:rPr>
    </w:lvl>
  </w:abstractNum>
  <w:abstractNum w:abstractNumId="34" w15:restartNumberingAfterBreak="0">
    <w:nsid w:val="4FF128EC"/>
    <w:multiLevelType w:val="hybridMultilevel"/>
    <w:tmpl w:val="214258A2"/>
    <w:lvl w:ilvl="0" w:tplc="4ED6CBDE">
      <w:start w:val="1"/>
      <w:numFmt w:val="decimal"/>
      <w:lvlText w:val="%1."/>
      <w:lvlJc w:val="left"/>
      <w:pPr>
        <w:tabs>
          <w:tab w:val="num" w:pos="1080"/>
        </w:tabs>
        <w:ind w:left="1080" w:hanging="360"/>
      </w:pPr>
      <w:rPr>
        <w:rFonts w:hint="default"/>
      </w:rPr>
    </w:lvl>
    <w:lvl w:ilvl="1" w:tplc="94807B2E">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506D2D81"/>
    <w:multiLevelType w:val="hybridMultilevel"/>
    <w:tmpl w:val="BC54695C"/>
    <w:lvl w:ilvl="0" w:tplc="8ABE160A">
      <w:start w:val="1"/>
      <w:numFmt w:val="bullet"/>
      <w:lvlText w:val=""/>
      <w:lvlJc w:val="left"/>
      <w:pPr>
        <w:tabs>
          <w:tab w:val="num" w:pos="3254"/>
        </w:tabs>
        <w:ind w:left="3254" w:hanging="360"/>
      </w:pPr>
      <w:rPr>
        <w:rFonts w:ascii="Symbol" w:hAnsi="Symbol" w:hint="default"/>
      </w:rPr>
    </w:lvl>
    <w:lvl w:ilvl="1" w:tplc="04090003">
      <w:start w:val="1"/>
      <w:numFmt w:val="bullet"/>
      <w:lvlText w:val="o"/>
      <w:lvlJc w:val="left"/>
      <w:pPr>
        <w:tabs>
          <w:tab w:val="num" w:pos="2354"/>
        </w:tabs>
        <w:ind w:left="2354" w:hanging="360"/>
      </w:pPr>
      <w:rPr>
        <w:rFonts w:ascii="Courier New" w:hAnsi="Courier New" w:cs="Courier New" w:hint="default"/>
      </w:rPr>
    </w:lvl>
    <w:lvl w:ilvl="2" w:tplc="04090005" w:tentative="1">
      <w:start w:val="1"/>
      <w:numFmt w:val="bullet"/>
      <w:lvlText w:val=""/>
      <w:lvlJc w:val="left"/>
      <w:pPr>
        <w:tabs>
          <w:tab w:val="num" w:pos="3074"/>
        </w:tabs>
        <w:ind w:left="3074" w:hanging="360"/>
      </w:pPr>
      <w:rPr>
        <w:rFonts w:ascii="Wingdings" w:hAnsi="Wingdings" w:hint="default"/>
      </w:rPr>
    </w:lvl>
    <w:lvl w:ilvl="3" w:tplc="04090001" w:tentative="1">
      <w:start w:val="1"/>
      <w:numFmt w:val="bullet"/>
      <w:lvlText w:val=""/>
      <w:lvlJc w:val="left"/>
      <w:pPr>
        <w:tabs>
          <w:tab w:val="num" w:pos="3794"/>
        </w:tabs>
        <w:ind w:left="3794" w:hanging="360"/>
      </w:pPr>
      <w:rPr>
        <w:rFonts w:ascii="Symbol" w:hAnsi="Symbol" w:hint="default"/>
      </w:rPr>
    </w:lvl>
    <w:lvl w:ilvl="4" w:tplc="04090003" w:tentative="1">
      <w:start w:val="1"/>
      <w:numFmt w:val="bullet"/>
      <w:lvlText w:val="o"/>
      <w:lvlJc w:val="left"/>
      <w:pPr>
        <w:tabs>
          <w:tab w:val="num" w:pos="4514"/>
        </w:tabs>
        <w:ind w:left="4514" w:hanging="360"/>
      </w:pPr>
      <w:rPr>
        <w:rFonts w:ascii="Courier New" w:hAnsi="Courier New" w:cs="Courier New" w:hint="default"/>
      </w:rPr>
    </w:lvl>
    <w:lvl w:ilvl="5" w:tplc="04090005" w:tentative="1">
      <w:start w:val="1"/>
      <w:numFmt w:val="bullet"/>
      <w:lvlText w:val=""/>
      <w:lvlJc w:val="left"/>
      <w:pPr>
        <w:tabs>
          <w:tab w:val="num" w:pos="5234"/>
        </w:tabs>
        <w:ind w:left="5234" w:hanging="360"/>
      </w:pPr>
      <w:rPr>
        <w:rFonts w:ascii="Wingdings" w:hAnsi="Wingdings" w:hint="default"/>
      </w:rPr>
    </w:lvl>
    <w:lvl w:ilvl="6" w:tplc="04090001" w:tentative="1">
      <w:start w:val="1"/>
      <w:numFmt w:val="bullet"/>
      <w:lvlText w:val=""/>
      <w:lvlJc w:val="left"/>
      <w:pPr>
        <w:tabs>
          <w:tab w:val="num" w:pos="5954"/>
        </w:tabs>
        <w:ind w:left="5954" w:hanging="360"/>
      </w:pPr>
      <w:rPr>
        <w:rFonts w:ascii="Symbol" w:hAnsi="Symbol" w:hint="default"/>
      </w:rPr>
    </w:lvl>
    <w:lvl w:ilvl="7" w:tplc="04090003" w:tentative="1">
      <w:start w:val="1"/>
      <w:numFmt w:val="bullet"/>
      <w:lvlText w:val="o"/>
      <w:lvlJc w:val="left"/>
      <w:pPr>
        <w:tabs>
          <w:tab w:val="num" w:pos="6674"/>
        </w:tabs>
        <w:ind w:left="6674" w:hanging="360"/>
      </w:pPr>
      <w:rPr>
        <w:rFonts w:ascii="Courier New" w:hAnsi="Courier New" w:cs="Courier New" w:hint="default"/>
      </w:rPr>
    </w:lvl>
    <w:lvl w:ilvl="8" w:tplc="04090005" w:tentative="1">
      <w:start w:val="1"/>
      <w:numFmt w:val="bullet"/>
      <w:lvlText w:val=""/>
      <w:lvlJc w:val="left"/>
      <w:pPr>
        <w:tabs>
          <w:tab w:val="num" w:pos="7394"/>
        </w:tabs>
        <w:ind w:left="7394" w:hanging="360"/>
      </w:pPr>
      <w:rPr>
        <w:rFonts w:ascii="Wingdings" w:hAnsi="Wingdings" w:hint="default"/>
      </w:rPr>
    </w:lvl>
  </w:abstractNum>
  <w:abstractNum w:abstractNumId="36" w15:restartNumberingAfterBreak="0">
    <w:nsid w:val="58241EC7"/>
    <w:multiLevelType w:val="multilevel"/>
    <w:tmpl w:val="EAE02F9A"/>
    <w:lvl w:ilvl="0">
      <w:start w:val="3"/>
      <w:numFmt w:val="decimal"/>
      <w:lvlText w:val="%1."/>
      <w:lvlJc w:val="left"/>
      <w:pPr>
        <w:tabs>
          <w:tab w:val="num" w:pos="660"/>
        </w:tabs>
        <w:ind w:left="660" w:hanging="660"/>
      </w:pPr>
      <w:rPr>
        <w:rFonts w:ascii=".VnTime" w:hAnsi=".VnTime" w:hint="default"/>
        <w:sz w:val="24"/>
      </w:rPr>
    </w:lvl>
    <w:lvl w:ilvl="1">
      <w:start w:val="4"/>
      <w:numFmt w:val="decimal"/>
      <w:lvlText w:val="%1.%2."/>
      <w:lvlJc w:val="left"/>
      <w:pPr>
        <w:tabs>
          <w:tab w:val="num" w:pos="660"/>
        </w:tabs>
        <w:ind w:left="660" w:hanging="660"/>
      </w:pPr>
      <w:rPr>
        <w:rFonts w:ascii=".VnTime" w:hAnsi=".VnTime" w:hint="default"/>
        <w:sz w:val="24"/>
      </w:rPr>
    </w:lvl>
    <w:lvl w:ilvl="2">
      <w:start w:val="1"/>
      <w:numFmt w:val="lowerRoman"/>
      <w:lvlText w:val="%1.%2.%3."/>
      <w:lvlJc w:val="left"/>
      <w:pPr>
        <w:tabs>
          <w:tab w:val="num" w:pos="1080"/>
        </w:tabs>
        <w:ind w:left="1080" w:hanging="1080"/>
      </w:pPr>
      <w:rPr>
        <w:rFonts w:ascii=".VnTime" w:hAnsi=".VnTime" w:hint="default"/>
        <w:sz w:val="24"/>
      </w:rPr>
    </w:lvl>
    <w:lvl w:ilvl="3">
      <w:start w:val="1"/>
      <w:numFmt w:val="decimal"/>
      <w:lvlText w:val="%1.%2.%3.%4."/>
      <w:lvlJc w:val="left"/>
      <w:pPr>
        <w:tabs>
          <w:tab w:val="num" w:pos="720"/>
        </w:tabs>
        <w:ind w:left="720" w:hanging="720"/>
      </w:pPr>
      <w:rPr>
        <w:rFonts w:ascii=".VnTime" w:hAnsi=".VnTime" w:hint="default"/>
        <w:sz w:val="24"/>
      </w:rPr>
    </w:lvl>
    <w:lvl w:ilvl="4">
      <w:start w:val="1"/>
      <w:numFmt w:val="decimal"/>
      <w:lvlText w:val="%1.%2.%3.%4.%5."/>
      <w:lvlJc w:val="left"/>
      <w:pPr>
        <w:tabs>
          <w:tab w:val="num" w:pos="1080"/>
        </w:tabs>
        <w:ind w:left="1080" w:hanging="1080"/>
      </w:pPr>
      <w:rPr>
        <w:rFonts w:ascii=".VnTime" w:hAnsi=".VnTime" w:hint="default"/>
        <w:sz w:val="24"/>
      </w:rPr>
    </w:lvl>
    <w:lvl w:ilvl="5">
      <w:start w:val="1"/>
      <w:numFmt w:val="decimal"/>
      <w:lvlText w:val="%1.%2.%3.%4.%5.%6."/>
      <w:lvlJc w:val="left"/>
      <w:pPr>
        <w:tabs>
          <w:tab w:val="num" w:pos="1080"/>
        </w:tabs>
        <w:ind w:left="1080" w:hanging="1080"/>
      </w:pPr>
      <w:rPr>
        <w:rFonts w:ascii=".VnTime" w:hAnsi=".VnTime" w:hint="default"/>
        <w:sz w:val="24"/>
      </w:rPr>
    </w:lvl>
    <w:lvl w:ilvl="6">
      <w:start w:val="1"/>
      <w:numFmt w:val="decimal"/>
      <w:lvlText w:val="%1.%2.%3.%4.%5.%6.%7."/>
      <w:lvlJc w:val="left"/>
      <w:pPr>
        <w:tabs>
          <w:tab w:val="num" w:pos="1440"/>
        </w:tabs>
        <w:ind w:left="1440" w:hanging="1440"/>
      </w:pPr>
      <w:rPr>
        <w:rFonts w:ascii=".VnTime" w:hAnsi=".VnTime" w:hint="default"/>
        <w:sz w:val="24"/>
      </w:rPr>
    </w:lvl>
    <w:lvl w:ilvl="7">
      <w:start w:val="1"/>
      <w:numFmt w:val="decimal"/>
      <w:lvlText w:val="%1.%2.%3.%4.%5.%6.%7.%8."/>
      <w:lvlJc w:val="left"/>
      <w:pPr>
        <w:tabs>
          <w:tab w:val="num" w:pos="1440"/>
        </w:tabs>
        <w:ind w:left="1440" w:hanging="1440"/>
      </w:pPr>
      <w:rPr>
        <w:rFonts w:ascii=".VnTime" w:hAnsi=".VnTime" w:hint="default"/>
        <w:sz w:val="24"/>
      </w:rPr>
    </w:lvl>
    <w:lvl w:ilvl="8">
      <w:start w:val="1"/>
      <w:numFmt w:val="decimal"/>
      <w:lvlText w:val="%1.%2.%3.%4.%5.%6.%7.%8.%9."/>
      <w:lvlJc w:val="left"/>
      <w:pPr>
        <w:tabs>
          <w:tab w:val="num" w:pos="1800"/>
        </w:tabs>
        <w:ind w:left="1800" w:hanging="1800"/>
      </w:pPr>
      <w:rPr>
        <w:rFonts w:ascii=".VnTime" w:hAnsi=".VnTime" w:hint="default"/>
        <w:sz w:val="24"/>
      </w:rPr>
    </w:lvl>
  </w:abstractNum>
  <w:abstractNum w:abstractNumId="37" w15:restartNumberingAfterBreak="0">
    <w:nsid w:val="5EF4785E"/>
    <w:multiLevelType w:val="hybridMultilevel"/>
    <w:tmpl w:val="4EFC8958"/>
    <w:lvl w:ilvl="0" w:tplc="C4E07634">
      <w:start w:val="1"/>
      <w:numFmt w:val="lowerLetter"/>
      <w:lvlText w:val="%1."/>
      <w:lvlJc w:val="left"/>
      <w:pPr>
        <w:tabs>
          <w:tab w:val="num" w:pos="1800"/>
        </w:tabs>
        <w:ind w:left="1800" w:hanging="360"/>
      </w:pPr>
      <w:rPr>
        <w:rFonts w:hint="default"/>
      </w:rPr>
    </w:lvl>
    <w:lvl w:ilvl="1" w:tplc="982EC0BC">
      <w:start w:val="1"/>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624544DD"/>
    <w:multiLevelType w:val="multilevel"/>
    <w:tmpl w:val="2EF4D77C"/>
    <w:lvl w:ilvl="0">
      <w:start w:val="3"/>
      <w:numFmt w:val="decimal"/>
      <w:lvlText w:val="%1."/>
      <w:lvlJc w:val="left"/>
      <w:pPr>
        <w:tabs>
          <w:tab w:val="num" w:pos="1020"/>
        </w:tabs>
        <w:ind w:left="1020" w:hanging="1020"/>
      </w:pPr>
      <w:rPr>
        <w:rFonts w:hint="default"/>
        <w:b w:val="0"/>
      </w:rPr>
    </w:lvl>
    <w:lvl w:ilvl="1">
      <w:start w:val="8"/>
      <w:numFmt w:val="decimal"/>
      <w:lvlText w:val="%1.%2."/>
      <w:lvlJc w:val="left"/>
      <w:pPr>
        <w:tabs>
          <w:tab w:val="num" w:pos="1020"/>
        </w:tabs>
        <w:ind w:left="1020" w:hanging="1020"/>
      </w:pPr>
      <w:rPr>
        <w:rFonts w:hint="default"/>
        <w:b w:val="0"/>
      </w:rPr>
    </w:lvl>
    <w:lvl w:ilvl="2">
      <w:start w:val="2"/>
      <w:numFmt w:val="decimal"/>
      <w:lvlText w:val="%1.%2.%3."/>
      <w:lvlJc w:val="left"/>
      <w:pPr>
        <w:tabs>
          <w:tab w:val="num" w:pos="1020"/>
        </w:tabs>
        <w:ind w:left="1020" w:hanging="1020"/>
      </w:pPr>
      <w:rPr>
        <w:rFonts w:hint="default"/>
        <w:b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440"/>
        </w:tabs>
        <w:ind w:left="1440" w:hanging="144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800"/>
        </w:tabs>
        <w:ind w:left="1800" w:hanging="1800"/>
      </w:pPr>
      <w:rPr>
        <w:rFonts w:hint="default"/>
        <w:b w:val="0"/>
      </w:rPr>
    </w:lvl>
    <w:lvl w:ilvl="7">
      <w:start w:val="1"/>
      <w:numFmt w:val="decimal"/>
      <w:lvlText w:val="%1.%2.%3.%4.%5.%6.%7.%8."/>
      <w:lvlJc w:val="left"/>
      <w:pPr>
        <w:tabs>
          <w:tab w:val="num" w:pos="2160"/>
        </w:tabs>
        <w:ind w:left="2160" w:hanging="2160"/>
      </w:pPr>
      <w:rPr>
        <w:rFonts w:hint="default"/>
        <w:b w:val="0"/>
      </w:rPr>
    </w:lvl>
    <w:lvl w:ilvl="8">
      <w:start w:val="1"/>
      <w:numFmt w:val="decimal"/>
      <w:lvlText w:val="%1.%2.%3.%4.%5.%6.%7.%8.%9."/>
      <w:lvlJc w:val="left"/>
      <w:pPr>
        <w:tabs>
          <w:tab w:val="num" w:pos="2160"/>
        </w:tabs>
        <w:ind w:left="2160" w:hanging="2160"/>
      </w:pPr>
      <w:rPr>
        <w:rFonts w:hint="default"/>
        <w:b w:val="0"/>
      </w:rPr>
    </w:lvl>
  </w:abstractNum>
  <w:abstractNum w:abstractNumId="39" w15:restartNumberingAfterBreak="0">
    <w:nsid w:val="68902099"/>
    <w:multiLevelType w:val="multilevel"/>
    <w:tmpl w:val="A142EA10"/>
    <w:lvl w:ilvl="0">
      <w:start w:val="4"/>
      <w:numFmt w:val="decimal"/>
      <w:lvlText w:val="%1."/>
      <w:lvlJc w:val="left"/>
      <w:pPr>
        <w:tabs>
          <w:tab w:val="num" w:pos="660"/>
        </w:tabs>
        <w:ind w:left="660" w:hanging="660"/>
      </w:pPr>
      <w:rPr>
        <w:rFonts w:hint="default"/>
        <w:i w:val="0"/>
        <w:u w:val="none"/>
      </w:rPr>
    </w:lvl>
    <w:lvl w:ilvl="1">
      <w:start w:val="2"/>
      <w:numFmt w:val="decimal"/>
      <w:lvlText w:val="%1.%2."/>
      <w:lvlJc w:val="left"/>
      <w:pPr>
        <w:tabs>
          <w:tab w:val="num" w:pos="660"/>
        </w:tabs>
        <w:ind w:left="660" w:hanging="660"/>
      </w:pPr>
      <w:rPr>
        <w:rFonts w:hint="default"/>
        <w:i w:val="0"/>
        <w:u w:val="none"/>
      </w:rPr>
    </w:lvl>
    <w:lvl w:ilvl="2">
      <w:start w:val="1"/>
      <w:numFmt w:val="decimal"/>
      <w:lvlText w:val="%1.%2.%3."/>
      <w:lvlJc w:val="left"/>
      <w:pPr>
        <w:tabs>
          <w:tab w:val="num" w:pos="720"/>
        </w:tabs>
        <w:ind w:left="720" w:hanging="720"/>
      </w:pPr>
      <w:rPr>
        <w:rFonts w:hint="default"/>
        <w:i w:val="0"/>
        <w:u w:val="none"/>
      </w:rPr>
    </w:lvl>
    <w:lvl w:ilvl="3">
      <w:start w:val="1"/>
      <w:numFmt w:val="decimal"/>
      <w:lvlText w:val="%1.%2.%3.%4."/>
      <w:lvlJc w:val="left"/>
      <w:pPr>
        <w:tabs>
          <w:tab w:val="num" w:pos="720"/>
        </w:tabs>
        <w:ind w:left="720" w:hanging="720"/>
      </w:pPr>
      <w:rPr>
        <w:rFonts w:hint="default"/>
        <w:i w:val="0"/>
        <w:u w:val="none"/>
      </w:rPr>
    </w:lvl>
    <w:lvl w:ilvl="4">
      <w:start w:val="1"/>
      <w:numFmt w:val="decimal"/>
      <w:lvlText w:val="%1.%2.%3.%4.%5."/>
      <w:lvlJc w:val="left"/>
      <w:pPr>
        <w:tabs>
          <w:tab w:val="num" w:pos="1080"/>
        </w:tabs>
        <w:ind w:left="1080" w:hanging="1080"/>
      </w:pPr>
      <w:rPr>
        <w:rFonts w:hint="default"/>
        <w:i w:val="0"/>
        <w:u w:val="none"/>
      </w:rPr>
    </w:lvl>
    <w:lvl w:ilvl="5">
      <w:start w:val="1"/>
      <w:numFmt w:val="decimal"/>
      <w:lvlText w:val="%1.%2.%3.%4.%5.%6."/>
      <w:lvlJc w:val="left"/>
      <w:pPr>
        <w:tabs>
          <w:tab w:val="num" w:pos="1080"/>
        </w:tabs>
        <w:ind w:left="1080" w:hanging="1080"/>
      </w:pPr>
      <w:rPr>
        <w:rFonts w:hint="default"/>
        <w:i w:val="0"/>
        <w:u w:val="none"/>
      </w:rPr>
    </w:lvl>
    <w:lvl w:ilvl="6">
      <w:start w:val="1"/>
      <w:numFmt w:val="decimal"/>
      <w:lvlText w:val="%1.%2.%3.%4.%5.%6.%7."/>
      <w:lvlJc w:val="left"/>
      <w:pPr>
        <w:tabs>
          <w:tab w:val="num" w:pos="1440"/>
        </w:tabs>
        <w:ind w:left="1440" w:hanging="1440"/>
      </w:pPr>
      <w:rPr>
        <w:rFonts w:hint="default"/>
        <w:i w:val="0"/>
        <w:u w:val="none"/>
      </w:rPr>
    </w:lvl>
    <w:lvl w:ilvl="7">
      <w:start w:val="1"/>
      <w:numFmt w:val="decimal"/>
      <w:lvlText w:val="%1.%2.%3.%4.%5.%6.%7.%8."/>
      <w:lvlJc w:val="left"/>
      <w:pPr>
        <w:tabs>
          <w:tab w:val="num" w:pos="1440"/>
        </w:tabs>
        <w:ind w:left="1440" w:hanging="1440"/>
      </w:pPr>
      <w:rPr>
        <w:rFonts w:hint="default"/>
        <w:i w:val="0"/>
        <w:u w:val="none"/>
      </w:rPr>
    </w:lvl>
    <w:lvl w:ilvl="8">
      <w:start w:val="1"/>
      <w:numFmt w:val="decimal"/>
      <w:lvlText w:val="%1.%2.%3.%4.%5.%6.%7.%8.%9."/>
      <w:lvlJc w:val="left"/>
      <w:pPr>
        <w:tabs>
          <w:tab w:val="num" w:pos="1800"/>
        </w:tabs>
        <w:ind w:left="1800" w:hanging="1800"/>
      </w:pPr>
      <w:rPr>
        <w:rFonts w:hint="default"/>
        <w:i w:val="0"/>
        <w:u w:val="none"/>
      </w:rPr>
    </w:lvl>
  </w:abstractNum>
  <w:abstractNum w:abstractNumId="40" w15:restartNumberingAfterBreak="0">
    <w:nsid w:val="68A96973"/>
    <w:multiLevelType w:val="hybridMultilevel"/>
    <w:tmpl w:val="21D2F1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34C7C53"/>
    <w:multiLevelType w:val="multilevel"/>
    <w:tmpl w:val="8692328A"/>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840"/>
        </w:tabs>
        <w:ind w:left="840" w:hanging="54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42" w15:restartNumberingAfterBreak="0">
    <w:nsid w:val="73DD4961"/>
    <w:multiLevelType w:val="multilevel"/>
    <w:tmpl w:val="B41E71D2"/>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840"/>
        </w:tabs>
        <w:ind w:left="840" w:hanging="54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43" w15:restartNumberingAfterBreak="0">
    <w:nsid w:val="757904ED"/>
    <w:multiLevelType w:val="multilevel"/>
    <w:tmpl w:val="2D70AEB0"/>
    <w:lvl w:ilvl="0">
      <w:start w:val="3"/>
      <w:numFmt w:val="decimal"/>
      <w:lvlText w:val="%1."/>
      <w:lvlJc w:val="left"/>
      <w:pPr>
        <w:tabs>
          <w:tab w:val="num" w:pos="390"/>
        </w:tabs>
        <w:ind w:left="390" w:hanging="39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4" w15:restartNumberingAfterBreak="0">
    <w:nsid w:val="78797CAE"/>
    <w:multiLevelType w:val="hybridMultilevel"/>
    <w:tmpl w:val="5792DEF2"/>
    <w:lvl w:ilvl="0" w:tplc="04090001">
      <w:start w:val="4"/>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07371985">
    <w:abstractNumId w:val="19"/>
  </w:num>
  <w:num w:numId="2" w16cid:durableId="1188640876">
    <w:abstractNumId w:val="18"/>
  </w:num>
  <w:num w:numId="3" w16cid:durableId="958141769">
    <w:abstractNumId w:val="34"/>
  </w:num>
  <w:num w:numId="4" w16cid:durableId="998460316">
    <w:abstractNumId w:val="11"/>
  </w:num>
  <w:num w:numId="5" w16cid:durableId="1382485523">
    <w:abstractNumId w:val="17"/>
  </w:num>
  <w:num w:numId="6" w16cid:durableId="271591711">
    <w:abstractNumId w:val="37"/>
  </w:num>
  <w:num w:numId="7" w16cid:durableId="1418097117">
    <w:abstractNumId w:val="32"/>
  </w:num>
  <w:num w:numId="8" w16cid:durableId="1864057013">
    <w:abstractNumId w:val="26"/>
  </w:num>
  <w:num w:numId="9" w16cid:durableId="290749001">
    <w:abstractNumId w:val="29"/>
  </w:num>
  <w:num w:numId="10" w16cid:durableId="243995598">
    <w:abstractNumId w:val="21"/>
  </w:num>
  <w:num w:numId="11" w16cid:durableId="69039804">
    <w:abstractNumId w:val="14"/>
  </w:num>
  <w:num w:numId="12" w16cid:durableId="1772388092">
    <w:abstractNumId w:val="44"/>
  </w:num>
  <w:num w:numId="13" w16cid:durableId="1715499925">
    <w:abstractNumId w:val="40"/>
  </w:num>
  <w:num w:numId="14" w16cid:durableId="1956591297">
    <w:abstractNumId w:val="36"/>
  </w:num>
  <w:num w:numId="15" w16cid:durableId="1000741145">
    <w:abstractNumId w:val="31"/>
  </w:num>
  <w:num w:numId="16" w16cid:durableId="155152316">
    <w:abstractNumId w:val="38"/>
  </w:num>
  <w:num w:numId="17" w16cid:durableId="1535075435">
    <w:abstractNumId w:val="20"/>
  </w:num>
  <w:num w:numId="18" w16cid:durableId="960575448">
    <w:abstractNumId w:val="25"/>
  </w:num>
  <w:num w:numId="19" w16cid:durableId="494928233">
    <w:abstractNumId w:val="39"/>
  </w:num>
  <w:num w:numId="20" w16cid:durableId="1173453437">
    <w:abstractNumId w:val="10"/>
  </w:num>
  <w:num w:numId="21" w16cid:durableId="1542202617">
    <w:abstractNumId w:val="12"/>
  </w:num>
  <w:num w:numId="22" w16cid:durableId="498620450">
    <w:abstractNumId w:val="16"/>
  </w:num>
  <w:num w:numId="23" w16cid:durableId="1464734271">
    <w:abstractNumId w:val="9"/>
  </w:num>
  <w:num w:numId="24" w16cid:durableId="884945322">
    <w:abstractNumId w:val="7"/>
  </w:num>
  <w:num w:numId="25" w16cid:durableId="264269448">
    <w:abstractNumId w:val="6"/>
  </w:num>
  <w:num w:numId="26" w16cid:durableId="483399646">
    <w:abstractNumId w:val="5"/>
  </w:num>
  <w:num w:numId="27" w16cid:durableId="1528254396">
    <w:abstractNumId w:val="4"/>
  </w:num>
  <w:num w:numId="28" w16cid:durableId="532814533">
    <w:abstractNumId w:val="8"/>
  </w:num>
  <w:num w:numId="29" w16cid:durableId="460463677">
    <w:abstractNumId w:val="3"/>
  </w:num>
  <w:num w:numId="30" w16cid:durableId="1012882022">
    <w:abstractNumId w:val="2"/>
  </w:num>
  <w:num w:numId="31" w16cid:durableId="1396932544">
    <w:abstractNumId w:val="1"/>
  </w:num>
  <w:num w:numId="32" w16cid:durableId="1186362424">
    <w:abstractNumId w:val="0"/>
  </w:num>
  <w:num w:numId="33" w16cid:durableId="1718117997">
    <w:abstractNumId w:val="42"/>
  </w:num>
  <w:num w:numId="34" w16cid:durableId="947354375">
    <w:abstractNumId w:val="41"/>
  </w:num>
  <w:num w:numId="35" w16cid:durableId="269357676">
    <w:abstractNumId w:val="35"/>
  </w:num>
  <w:num w:numId="36" w16cid:durableId="2027978246">
    <w:abstractNumId w:val="27"/>
  </w:num>
  <w:num w:numId="37" w16cid:durableId="172653573">
    <w:abstractNumId w:val="13"/>
  </w:num>
  <w:num w:numId="38" w16cid:durableId="478032846">
    <w:abstractNumId w:val="22"/>
  </w:num>
  <w:num w:numId="39" w16cid:durableId="356008930">
    <w:abstractNumId w:val="23"/>
  </w:num>
  <w:num w:numId="40" w16cid:durableId="1882398633">
    <w:abstractNumId w:val="33"/>
  </w:num>
  <w:num w:numId="41" w16cid:durableId="1317958453">
    <w:abstractNumId w:val="28"/>
  </w:num>
  <w:num w:numId="42" w16cid:durableId="447505642">
    <w:abstractNumId w:val="24"/>
  </w:num>
  <w:num w:numId="43" w16cid:durableId="1060712887">
    <w:abstractNumId w:val="43"/>
  </w:num>
  <w:num w:numId="44" w16cid:durableId="107892937">
    <w:abstractNumId w:val="15"/>
  </w:num>
  <w:num w:numId="45" w16cid:durableId="1785735455">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ê Hải Long">
    <w15:presenceInfo w15:providerId="AD" w15:userId="S::nhanvienkhdt1@vinacominnhanco.onmicrosoft.com::1549d23e-71d1-4519-91ea-15dc47163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131078"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100"/>
  <w:displayHorizontalDrawingGridEvery w:val="2"/>
  <w:displayVerticalDrawingGridEvery w:val="2"/>
  <w:noPunctuationKerning/>
  <w:characterSpacingControl w:val="doNotCompress"/>
  <w:hdrShapeDefaults>
    <o:shapedefaults v:ext="edit" spidmax="2050" style="mso-position-vertical-relative:line" fill="f" fillcolor="white" stroke="f">
      <v:fill color="white" on="f"/>
      <v:stroke weight="4.5pt" on="f"/>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C03"/>
    <w:rsid w:val="00007724"/>
    <w:rsid w:val="00034840"/>
    <w:rsid w:val="000351E4"/>
    <w:rsid w:val="00042BE0"/>
    <w:rsid w:val="00063D46"/>
    <w:rsid w:val="000C18FD"/>
    <w:rsid w:val="000C2215"/>
    <w:rsid w:val="000D3473"/>
    <w:rsid w:val="000D5492"/>
    <w:rsid w:val="00103416"/>
    <w:rsid w:val="00130973"/>
    <w:rsid w:val="001436B7"/>
    <w:rsid w:val="00147091"/>
    <w:rsid w:val="001570E0"/>
    <w:rsid w:val="00160B6B"/>
    <w:rsid w:val="001C7E51"/>
    <w:rsid w:val="00205094"/>
    <w:rsid w:val="0026300D"/>
    <w:rsid w:val="002914B0"/>
    <w:rsid w:val="002F43C0"/>
    <w:rsid w:val="0030097A"/>
    <w:rsid w:val="00302870"/>
    <w:rsid w:val="00356B59"/>
    <w:rsid w:val="003C7577"/>
    <w:rsid w:val="003D73E2"/>
    <w:rsid w:val="00401A34"/>
    <w:rsid w:val="004E4C01"/>
    <w:rsid w:val="005C5A2E"/>
    <w:rsid w:val="005C7036"/>
    <w:rsid w:val="005E10F2"/>
    <w:rsid w:val="00601A74"/>
    <w:rsid w:val="006435C5"/>
    <w:rsid w:val="00646731"/>
    <w:rsid w:val="00651D7E"/>
    <w:rsid w:val="006829E5"/>
    <w:rsid w:val="006B02F9"/>
    <w:rsid w:val="006B7146"/>
    <w:rsid w:val="006E6CDA"/>
    <w:rsid w:val="006F0CBA"/>
    <w:rsid w:val="0073754E"/>
    <w:rsid w:val="00787178"/>
    <w:rsid w:val="007A4687"/>
    <w:rsid w:val="007D2583"/>
    <w:rsid w:val="008070C7"/>
    <w:rsid w:val="00860AE2"/>
    <w:rsid w:val="00867482"/>
    <w:rsid w:val="008F6937"/>
    <w:rsid w:val="00981DBF"/>
    <w:rsid w:val="009B0A05"/>
    <w:rsid w:val="009B0A8D"/>
    <w:rsid w:val="009B163A"/>
    <w:rsid w:val="009E28A3"/>
    <w:rsid w:val="00A0023A"/>
    <w:rsid w:val="00A20724"/>
    <w:rsid w:val="00A21676"/>
    <w:rsid w:val="00A4476A"/>
    <w:rsid w:val="00A73B02"/>
    <w:rsid w:val="00AB3B89"/>
    <w:rsid w:val="00AF7269"/>
    <w:rsid w:val="00AF7D22"/>
    <w:rsid w:val="00B078A9"/>
    <w:rsid w:val="00B17FFA"/>
    <w:rsid w:val="00B24AFC"/>
    <w:rsid w:val="00B41CE4"/>
    <w:rsid w:val="00B52802"/>
    <w:rsid w:val="00B6634E"/>
    <w:rsid w:val="00B80031"/>
    <w:rsid w:val="00B93AE2"/>
    <w:rsid w:val="00BB07C8"/>
    <w:rsid w:val="00BB1E07"/>
    <w:rsid w:val="00BB7E90"/>
    <w:rsid w:val="00BD3028"/>
    <w:rsid w:val="00BE58C7"/>
    <w:rsid w:val="00C4546F"/>
    <w:rsid w:val="00C54528"/>
    <w:rsid w:val="00C61A7C"/>
    <w:rsid w:val="00C62EE8"/>
    <w:rsid w:val="00C66D83"/>
    <w:rsid w:val="00C82333"/>
    <w:rsid w:val="00CD6F28"/>
    <w:rsid w:val="00CF2477"/>
    <w:rsid w:val="00D271A1"/>
    <w:rsid w:val="00D36205"/>
    <w:rsid w:val="00DA0A9E"/>
    <w:rsid w:val="00DB22B7"/>
    <w:rsid w:val="00DC5A45"/>
    <w:rsid w:val="00DF0C03"/>
    <w:rsid w:val="00DF27A5"/>
    <w:rsid w:val="00E61A2D"/>
    <w:rsid w:val="00E904E7"/>
    <w:rsid w:val="00E93DC6"/>
    <w:rsid w:val="00ED5D76"/>
    <w:rsid w:val="00EF6D10"/>
    <w:rsid w:val="00F04361"/>
    <w:rsid w:val="00F26400"/>
    <w:rsid w:val="00F37FAD"/>
    <w:rsid w:val="00F50A4A"/>
    <w:rsid w:val="00F624EF"/>
    <w:rsid w:val="00F7735E"/>
    <w:rsid w:val="00FD51DB"/>
    <w:rsid w:val="00FF68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weight="4.5pt" on="f"/>
    </o:shapedefaults>
    <o:shapelayout v:ext="edit">
      <o:idmap v:ext="edit" data="2"/>
    </o:shapelayout>
  </w:shapeDefaults>
  <w:decimalSymbol w:val=","/>
  <w:listSeparator w:val=","/>
  <w14:docId w14:val="3DEC9C66"/>
  <w15:chartTrackingRefBased/>
  <w15:docId w15:val="{07B91479-9F0E-4A6D-98A7-0307B0AB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lang w:val="en-US" w:eastAsia="en-US"/>
    </w:rPr>
  </w:style>
  <w:style w:type="paragraph" w:styleId="Heading1">
    <w:name w:val="heading 1"/>
    <w:basedOn w:val="Normal"/>
    <w:next w:val="Normal"/>
    <w:qFormat/>
    <w:pPr>
      <w:keepNext/>
      <w:ind w:firstLine="720"/>
      <w:jc w:val="both"/>
      <w:outlineLvl w:val="0"/>
    </w:pPr>
    <w:rPr>
      <w:sz w:val="24"/>
    </w:rPr>
  </w:style>
  <w:style w:type="paragraph" w:styleId="Heading2">
    <w:name w:val="heading 2"/>
    <w:basedOn w:val="Normal"/>
    <w:next w:val="Normal"/>
    <w:qFormat/>
    <w:pPr>
      <w:keepNext/>
      <w:ind w:firstLine="720"/>
      <w:jc w:val="both"/>
      <w:outlineLvl w:val="1"/>
    </w:pPr>
    <w:rPr>
      <w:sz w:val="28"/>
    </w:rPr>
  </w:style>
  <w:style w:type="paragraph" w:styleId="Heading3">
    <w:name w:val="heading 3"/>
    <w:basedOn w:val="Normal"/>
    <w:next w:val="Normal"/>
    <w:qFormat/>
    <w:pPr>
      <w:keepNext/>
      <w:ind w:firstLine="720"/>
      <w:jc w:val="both"/>
      <w:outlineLvl w:val="2"/>
    </w:pPr>
    <w:rPr>
      <w:b/>
      <w:bCs/>
      <w:sz w:val="24"/>
    </w:rPr>
  </w:style>
  <w:style w:type="paragraph" w:styleId="Heading4">
    <w:name w:val="heading 4"/>
    <w:basedOn w:val="Normal"/>
    <w:next w:val="Normal"/>
    <w:qFormat/>
    <w:pPr>
      <w:keepNext/>
      <w:ind w:firstLine="720"/>
      <w:jc w:val="right"/>
      <w:outlineLvl w:val="3"/>
    </w:pPr>
    <w:rPr>
      <w:b/>
      <w:bCs/>
      <w:sz w:val="24"/>
    </w:rPr>
  </w:style>
  <w:style w:type="paragraph" w:styleId="Heading5">
    <w:name w:val="heading 5"/>
    <w:basedOn w:val="Normal"/>
    <w:next w:val="Normal"/>
    <w:qFormat/>
    <w:pPr>
      <w:keepNext/>
      <w:jc w:val="both"/>
      <w:outlineLvl w:val="4"/>
    </w:pPr>
    <w:rPr>
      <w:sz w:val="24"/>
      <w:szCs w:val="24"/>
      <w:lang w:val="it-IT"/>
    </w:rPr>
  </w:style>
  <w:style w:type="paragraph" w:styleId="Heading6">
    <w:name w:val="heading 6"/>
    <w:basedOn w:val="Normal"/>
    <w:next w:val="Normal"/>
    <w:qFormat/>
    <w:pPr>
      <w:keepNext/>
      <w:ind w:firstLine="720"/>
      <w:jc w:val="center"/>
      <w:outlineLvl w:val="5"/>
    </w:pPr>
    <w:rPr>
      <w:rFonts w:ascii=".VnTimeH" w:hAnsi=".VnTimeH"/>
      <w:b/>
      <w:bCs/>
      <w:sz w:val="24"/>
    </w:rPr>
  </w:style>
  <w:style w:type="paragraph" w:styleId="Heading7">
    <w:name w:val="heading 7"/>
    <w:basedOn w:val="Normal"/>
    <w:next w:val="Normal"/>
    <w:qFormat/>
    <w:pPr>
      <w:keepNext/>
      <w:ind w:firstLine="720"/>
      <w:jc w:val="center"/>
      <w:outlineLvl w:val="6"/>
    </w:pPr>
    <w:rPr>
      <w:rFonts w:ascii=".VnTimeH" w:hAnsi=".VnTimeH"/>
      <w:b/>
      <w:bCs/>
      <w:sz w:val="32"/>
    </w:rPr>
  </w:style>
  <w:style w:type="paragraph" w:styleId="Heading8">
    <w:name w:val="heading 8"/>
    <w:basedOn w:val="Normal"/>
    <w:next w:val="Normal"/>
    <w:qFormat/>
    <w:pPr>
      <w:keepNext/>
      <w:outlineLvl w:val="7"/>
    </w:pPr>
    <w:rPr>
      <w:sz w:val="24"/>
      <w:szCs w:val="22"/>
      <w:lang w:val="it-IT"/>
    </w:rPr>
  </w:style>
  <w:style w:type="paragraph" w:styleId="Heading9">
    <w:name w:val="heading 9"/>
    <w:basedOn w:val="Normal"/>
    <w:next w:val="Normal"/>
    <w:qFormat/>
    <w:pPr>
      <w:keepNext/>
      <w:jc w:val="center"/>
      <w:outlineLvl w:val="8"/>
    </w:pPr>
    <w:rPr>
      <w:rFonts w:ascii=".VnTimeH" w:hAnsi=".VnTimeH"/>
      <w:b/>
      <w:color w:val="0000FF"/>
      <w:sz w:val="24"/>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jc w:val="both"/>
    </w:pPr>
    <w:rPr>
      <w:sz w:val="24"/>
    </w:rPr>
  </w:style>
  <w:style w:type="paragraph" w:styleId="BodyTextIndent2">
    <w:name w:val="Body Text Indent 2"/>
    <w:basedOn w:val="Normal"/>
    <w:pPr>
      <w:spacing w:after="120" w:line="480" w:lineRule="auto"/>
      <w:ind w:left="283"/>
    </w:pPr>
  </w:style>
  <w:style w:type="paragraph" w:styleId="BodyText">
    <w:name w:val="Body Text"/>
    <w:basedOn w:val="Normal"/>
    <w:pPr>
      <w:spacing w:after="120"/>
    </w:pPr>
  </w:style>
  <w:style w:type="paragraph" w:styleId="Header">
    <w:name w:val="head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both"/>
    </w:pPr>
    <w:rPr>
      <w:sz w:val="24"/>
    </w:rPr>
  </w:style>
  <w:style w:type="paragraph" w:styleId="BodyTextIndent3">
    <w:name w:val="Body Text Indent 3"/>
    <w:basedOn w:val="Normal"/>
    <w:pPr>
      <w:ind w:firstLine="720"/>
      <w:jc w:val="both"/>
    </w:pPr>
    <w:rPr>
      <w:b/>
      <w:bCs/>
      <w:sz w:val="32"/>
    </w:rPr>
  </w:style>
  <w:style w:type="paragraph" w:styleId="Caption">
    <w:name w:val="caption"/>
    <w:basedOn w:val="Normal"/>
    <w:next w:val="Normal"/>
    <w:qFormat/>
    <w:pPr>
      <w:jc w:val="center"/>
    </w:pPr>
    <w:rPr>
      <w:rFonts w:ascii=".VnArial" w:hAnsi=".VnArial"/>
      <w:b/>
      <w:bCs/>
      <w:i/>
      <w:iCs/>
      <w:sz w:val="24"/>
      <w:lang w:val="de-DE"/>
    </w:rPr>
  </w:style>
  <w:style w:type="paragraph" w:styleId="Revision">
    <w:name w:val="Revision"/>
    <w:hidden/>
    <w:uiPriority w:val="99"/>
    <w:semiHidden/>
    <w:rsid w:val="001570E0"/>
    <w:rPr>
      <w:rFonts w:ascii=".VnTime" w:hAnsi=".VnTim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3916</Words>
  <Characters>22323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Giang</vt:lpstr>
    </vt:vector>
  </TitlesOfParts>
  <Company>Trananhco.,ltd</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Giang</dc:title>
  <dc:subject/>
  <dc:creator>@Computer</dc:creator>
  <cp:keywords/>
  <dc:description/>
  <cp:lastModifiedBy>Lê Hải Long</cp:lastModifiedBy>
  <cp:revision>2</cp:revision>
  <cp:lastPrinted>2006-12-27T04:04:00Z</cp:lastPrinted>
  <dcterms:created xsi:type="dcterms:W3CDTF">2026-08-20T06:04:00Z</dcterms:created>
  <dcterms:modified xsi:type="dcterms:W3CDTF">2026-08-20T06:04:00Z</dcterms:modified>
</cp:coreProperties>
</file>